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commentRangeStart w:id="0"/>
      <w:r>
        <w:rPr>
          <w:b/>
          <w:bCs/>
        </w:rPr>
        <w:t>Контекст и проблематика.</w:t>
      </w:r>
      <w:commentRangeEnd w:id="0"/>
      <w:r>
        <w:commentReference w:id="0"/>
      </w:r>
      <w:r>
        <w:rPr>
          <w:b/>
          <w:bCs/>
        </w:rPr>
      </w:r>
    </w:p>
    <w:p>
      <w:pPr>
        <w:pStyle w:val="Normal"/>
        <w:rPr/>
      </w:pPr>
      <w:r>
        <w:rPr/>
        <w:t xml:space="preserve">Наша платформа предоставляет аналитикам возможность строить визуализации на основе </w:t>
      </w:r>
      <w:r>
        <w:rPr>
          <w:i/>
          <w:iCs/>
        </w:rPr>
        <w:t>наборов данных трёх типов</w:t>
      </w:r>
      <w:r>
        <w:rPr/>
        <w:t xml:space="preserve">: </w:t>
      </w:r>
      <w:r>
        <w:rPr>
          <w:b/>
          <w:bCs/>
        </w:rPr>
        <w:t>произвольного</w:t>
      </w:r>
      <w:r>
        <w:rPr/>
        <w:t xml:space="preserve"> (обычный «пользовательский» SQL-запрос), </w:t>
      </w:r>
      <w:r>
        <w:rPr>
          <w:b/>
          <w:bCs/>
        </w:rPr>
        <w:t>простого</w:t>
      </w:r>
      <w:r>
        <w:rPr/>
        <w:t xml:space="preserve"> или </w:t>
      </w:r>
      <w:r>
        <w:rPr>
          <w:b/>
          <w:bCs/>
        </w:rPr>
        <w:t>составного</w:t>
      </w:r>
      <w:r>
        <w:rPr/>
        <w:t>.</w:t>
        <w:br/>
        <w:t>На сегодняшний день все вычисляемые выражения существуют исключительно в контексте конкретной визуализации — как «вычисляемые поля» виджета. Это порождает ряд системных ограничений:</w:t>
      </w:r>
    </w:p>
    <w:p>
      <w:pPr>
        <w:pStyle w:val="Normal"/>
        <w:numPr>
          <w:ilvl w:val="0"/>
          <w:numId w:val="1"/>
        </w:numPr>
        <w:rPr/>
      </w:pPr>
      <w:r>
        <w:rPr/>
        <w:t>Одна и та же бизнес-логика дублируется в каждой визуализации, где она нужна, что ведёт к рассинхронизации определений при изменениях.</w:t>
      </w:r>
    </w:p>
    <w:p>
      <w:pPr>
        <w:pStyle w:val="Normal"/>
        <w:numPr>
          <w:ilvl w:val="0"/>
          <w:numId w:val="1"/>
        </w:numPr>
        <w:rPr/>
      </w:pPr>
      <w:r>
        <w:rPr/>
        <w:t>Не существует возможности вынести агрегирующее вычисление на уровень набора данных — то есть определить его один раз и использовать в любых визуализациях, основанных на этом наборе данных.</w:t>
      </w:r>
    </w:p>
    <w:p>
      <w:pPr>
        <w:pStyle w:val="Normal"/>
        <w:numPr>
          <w:ilvl w:val="0"/>
          <w:numId w:val="1"/>
        </w:numPr>
        <w:rPr/>
      </w:pPr>
      <w:r>
        <w:rPr/>
        <w:t>Аналитик лишён семантически выразительного инструмента: он вынужден либо дублировать формулы, либо включать агрегации непосредственно в основной SQL набора данных, теряя гибкость.</w:t>
      </w:r>
    </w:p>
    <w:p>
      <w:pPr>
        <w:pStyle w:val="Normal"/>
        <w:rPr/>
      </w:pPr>
      <w:r>
        <w:rPr/>
        <w:t>В индустриальных BI-системах данная потребность закрывается концепцией «Мер» — именованных вычислимых выражений, определённых на уровне источника данных и применяемых при построении визуализации.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Цель и бизнес-ценность.</w:t>
      </w:r>
    </w:p>
    <w:p>
      <w:pPr>
        <w:pStyle w:val="Normal"/>
        <w:rPr/>
      </w:pPr>
      <w:ins w:id="0" w:author="Unknown">
        <w:r>
          <w:rPr/>
          <w:t>Этап 1</w:t>
        </w:r>
      </w:ins>
      <w:r>
        <w:rPr/>
        <w:t xml:space="preserve">: Меры реализуются только для </w:t>
      </w:r>
      <w:r>
        <w:rPr>
          <w:b/>
          <w:bCs/>
        </w:rPr>
        <w:t>произвольного</w:t>
      </w:r>
      <w:r>
        <w:rPr/>
        <w:t xml:space="preserve"> (обычного) набора данных — типа набора с произвольным SQL-запросом. Для </w:t>
      </w:r>
      <w:r>
        <w:rPr>
          <w:b/>
          <w:bCs/>
        </w:rPr>
        <w:t>простых</w:t>
      </w:r>
      <w:r>
        <w:rPr/>
        <w:t xml:space="preserve"> и </w:t>
      </w:r>
      <w:r>
        <w:rPr>
          <w:b/>
          <w:bCs/>
        </w:rPr>
        <w:t>составных</w:t>
      </w:r>
      <w:r>
        <w:rPr/>
        <w:t xml:space="preserve"> наборов данных механизм добавления Мер в UI не предоставляется.</w:t>
      </w:r>
    </w:p>
    <w:p>
      <w:pPr>
        <w:pStyle w:val="Normal"/>
        <w:rPr/>
      </w:pPr>
      <w:r>
        <w:rPr/>
        <w:t xml:space="preserve">Реализация Мер в рамках </w:t>
      </w:r>
      <w:r>
        <w:rPr>
          <w:b/>
          <w:bCs/>
        </w:rPr>
        <w:t>произвольного</w:t>
      </w:r>
      <w:r>
        <w:rPr/>
        <w:t xml:space="preserve"> набора данных позволит:</w:t>
      </w:r>
    </w:p>
    <w:p>
      <w:pPr>
        <w:pStyle w:val="Normal"/>
        <w:numPr>
          <w:ilvl w:val="0"/>
          <w:numId w:val="2"/>
        </w:numPr>
        <w:rPr/>
      </w:pPr>
      <w:r>
        <w:rPr/>
        <w:t>Аналитикам определять именованные вычислимые показатели один раз на уровне набора данных и переиспользовать их в любых визуализациях.</w:t>
      </w:r>
    </w:p>
    <w:p>
      <w:pPr>
        <w:pStyle w:val="Normal"/>
        <w:numPr>
          <w:ilvl w:val="0"/>
          <w:numId w:val="2"/>
        </w:numPr>
        <w:rPr/>
      </w:pPr>
      <w:r>
        <w:rPr/>
        <w:t>Бэкенду корректно встраивать выражение Меры в нужную SQL-клаузу внешнего запроса в зависимости от полки размещения, используя текущий механизм построителя запросов (базовый слой запроса).</w:t>
      </w:r>
    </w:p>
    <w:p>
      <w:pPr>
        <w:pStyle w:val="Normal"/>
        <w:numPr>
          <w:ilvl w:val="0"/>
          <w:numId w:val="2"/>
        </w:numPr>
        <w:rPr/>
      </w:pPr>
      <w:r>
        <w:rPr/>
        <w:t>Поддержать полный спектр сценариев использования: от агрегации значений и фильтрации по агрегатам до вычисляемых измерений и тултип-метрик.</w:t>
      </w:r>
    </w:p>
    <w:p>
      <w:pPr>
        <w:pStyle w:val="Normal"/>
        <w:numPr>
          <w:ilvl w:val="0"/>
          <w:numId w:val="2"/>
        </w:numPr>
        <w:rPr/>
      </w:pPr>
      <w:r>
        <w:rPr/>
        <w:t>Устранить дублирование бизнес-логики и обеспечить единую точку изменения вычислений.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Заложить основу для последующего расширения Мер на </w:t>
      </w:r>
      <w:r>
        <w:rPr>
          <w:i/>
          <w:iCs/>
        </w:rPr>
        <w:t>простые</w:t>
      </w:r>
      <w:r>
        <w:rPr/>
        <w:t xml:space="preserve"> и </w:t>
      </w:r>
      <w:r>
        <w:rPr>
          <w:i/>
          <w:iCs/>
        </w:rPr>
        <w:t>составные</w:t>
      </w:r>
      <w:r>
        <w:rPr/>
        <w:t xml:space="preserve"> наборы данных (</w:t>
      </w:r>
      <w:ins w:id="1" w:author="Unknown">
        <w:r>
          <w:rPr/>
          <w:t>Этап 2</w:t>
        </w:r>
      </w:ins>
      <w:r>
        <w:rPr/>
        <w:t xml:space="preserve"> — за пределами настоящей постановки).</w:t>
      </w:r>
    </w:p>
    <w:p>
      <w:pPr>
        <w:pStyle w:val="Normal"/>
        <w:numPr>
          <w:ilvl w:val="0"/>
          <w:numId w:val="2"/>
        </w:numPr>
        <w:rPr/>
      </w:pPr>
      <w:commentRangeStart w:id="1"/>
      <w:r>
        <w:rPr>
          <w:color w:val="EE0000"/>
        </w:rPr>
        <w:t>Переиспользовать меры в выражении друг друга, что значительно сократит сложность чтения формул</w:t>
      </w:r>
      <w:commentRangeEnd w:id="1"/>
      <w:r>
        <w:commentReference w:id="1"/>
      </w:r>
      <w:r>
        <w:rPr>
          <w:color w:val="EE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Ключевые понятия и определения.</w:t>
      </w:r>
    </w:p>
    <w:p>
      <w:pPr>
        <w:pStyle w:val="Normal"/>
        <w:numPr>
          <w:ilvl w:val="0"/>
          <w:numId w:val="3"/>
        </w:numPr>
        <w:rPr/>
      </w:pPr>
      <w:ins w:id="2" w:author="Unknown">
        <w:r>
          <w:rPr/>
          <w:t>Мера</w:t>
        </w:r>
      </w:ins>
      <w:r>
        <w:rPr/>
        <w:t xml:space="preserve"> — именованное вычислимое выражение, определённое на уровне </w:t>
      </w:r>
      <w:ins w:id="3" w:author="Unknown">
        <w:r>
          <w:rPr/>
          <w:t>произвольного</w:t>
        </w:r>
      </w:ins>
      <w:r>
        <w:rPr/>
        <w:t xml:space="preserve"> набора данных. Мера представляет собой SQL-выражение, написанное аналитиком с использованием полей данного набора данных. Сама по себе Мера не вычисляется в момент создания; она вычисляется динамически в контексте конкретной визуализации — в зависимости от полки, на которую она размещена, её выражение инжектируется в строго определённую SQL-клаузу внешнего запроса.</w:t>
      </w:r>
    </w:p>
    <w:p>
      <w:pPr>
        <w:pStyle w:val="Normal"/>
        <w:numPr>
          <w:ilvl w:val="0"/>
          <w:numId w:val="3"/>
        </w:numPr>
        <w:rPr/>
      </w:pPr>
      <w:ins w:id="4" w:author="Unknown">
        <w:r>
          <w:rPr/>
          <w:t>Признак агрегированности</w:t>
        </w:r>
      </w:ins>
      <w:r>
        <w:rPr/>
        <w:t xml:space="preserve"> (aggregation_kind) — явный атрибут Меры, который задаётся пользователем при создании или редактировании. Принимает значения 1 (aggregated) или 0 (non_aggregated). Используется для UX-валидации при размещении Меры на полку, визуального обозначения и предварительной проверки допустимости сценария. Автоматическое определение агрегированности по тексту выражения </w:t>
      </w:r>
      <w:r>
        <w:rPr>
          <w:b/>
          <w:bCs/>
        </w:rPr>
        <w:t>не входит в объём Этапа 1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ins w:id="5" w:author="Unknown">
        <w:r>
          <w:rPr/>
          <w:t>Агрегированная мера</w:t>
        </w:r>
      </w:ins>
      <w:r>
        <w:rPr/>
        <w:t xml:space="preserve"> (aggregation_kind = 1) — Мера, выражение которой содержит хотя бы одну агрегатную функцию: SUM(), AVG(), MAX(), COUNT(DISTINCT...)) и их комбинации. Допустима только в SELECT и HAVING, но не в WHERE и GROUP BY.</w:t>
      </w:r>
    </w:p>
    <w:p>
      <w:pPr>
        <w:pStyle w:val="Normal"/>
        <w:numPr>
          <w:ilvl w:val="0"/>
          <w:numId w:val="3"/>
        </w:numPr>
        <w:rPr/>
      </w:pPr>
      <w:ins w:id="6" w:author="Unknown">
        <w:r>
          <w:rPr/>
          <w:t>Неагрегированная мера</w:t>
        </w:r>
      </w:ins>
      <w:r>
        <w:rPr/>
        <w:t xml:space="preserve"> (aggregation_kind = 0) — Мера, выражение которой не содержит агрегатных функций; работает на уровне отдельной строки. Допустима в SELECT, WHERE, GROUP BY.</w:t>
      </w:r>
    </w:p>
    <w:p>
      <w:pPr>
        <w:pStyle w:val="Normal"/>
        <w:numPr>
          <w:ilvl w:val="0"/>
          <w:numId w:val="3"/>
        </w:numPr>
        <w:rPr/>
      </w:pPr>
      <w:ins w:id="7" w:author="Unknown">
        <w:r>
          <w:rPr/>
          <w:t>Базовый слой запроса</w:t>
        </w:r>
      </w:ins>
      <w:r>
        <w:rPr/>
        <w:t xml:space="preserve"> — текущий механизм построителя, в котором оригинальный SQL набора данных используется как источник внешнего запроса визуализации. Реализация</w:t>
      </w:r>
      <w:r>
        <w:rPr>
          <w:lang w:val="en-US"/>
        </w:rPr>
        <w:t xml:space="preserve"> </w:t>
      </w:r>
      <w:r>
        <w:rPr/>
        <w:t>допускает</w:t>
      </w:r>
      <w:r>
        <w:rPr>
          <w:lang w:val="en-US"/>
        </w:rPr>
        <w:t xml:space="preserve"> </w:t>
      </w:r>
      <w:r>
        <w:rPr/>
        <w:t>два</w:t>
      </w:r>
      <w:r>
        <w:rPr>
          <w:lang w:val="en-US"/>
        </w:rPr>
        <w:t xml:space="preserve"> </w:t>
      </w:r>
      <w:r>
        <w:rPr/>
        <w:t>эквивалентных</w:t>
      </w:r>
      <w:r>
        <w:rPr>
          <w:lang w:val="en-US"/>
        </w:rPr>
        <w:t xml:space="preserve"> </w:t>
      </w:r>
      <w:r>
        <w:rPr/>
        <w:t>варианта</w:t>
      </w:r>
      <w:r>
        <w:rPr>
          <w:lang w:val="en-US"/>
        </w:rPr>
        <w:t xml:space="preserve">: FROM (&lt;dataset_sql&gt;) AS __base (derived table) </w:t>
      </w:r>
      <w:r>
        <w:rPr/>
        <w:t>или</w:t>
      </w:r>
      <w:r>
        <w:rPr>
          <w:lang w:val="en-US"/>
        </w:rPr>
        <w:t xml:space="preserve"> WITH __base AS (&lt;dataset_sql&gt;) ... </w:t>
      </w:r>
      <w:r>
        <w:rPr/>
        <w:t>SELECT ... FROM __base (CTE). Выбор между ними является технической деталью реализации и не фиксируется как продуктовое требование.</w:t>
      </w:r>
    </w:p>
    <w:p>
      <w:pPr>
        <w:pStyle w:val="Normal"/>
        <w:numPr>
          <w:ilvl w:val="0"/>
          <w:numId w:val="3"/>
        </w:numPr>
        <w:rPr/>
      </w:pPr>
      <w:ins w:id="8" w:author="Unknown">
        <w:r>
          <w:rPr/>
          <w:t>Полка</w:t>
        </w:r>
      </w:ins>
      <w:r>
        <w:rPr/>
        <w:t xml:space="preserve"> — именованная область в конструкторе визуализации, на которую аналитик размещает Поля или Меры методом drag-and-drop. Конкретный набор полок варьируется в зависимости от типа визуализации.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Пользовательский интерфейс и управление Мерами в настройках Набора данных.</w:t>
      </w:r>
    </w:p>
    <w:p>
      <w:pPr>
        <w:pStyle w:val="Normal"/>
        <w:rPr/>
      </w:pPr>
      <w:commentRangeStart w:id="2"/>
      <w:r>
        <w:rPr/>
        <w:t xml:space="preserve">Во вкладке «Наборы данных» выбираем Источник данных и «произвольный» Набор данных </w:t>
      </w:r>
      <w:r>
        <w:rPr/>
      </w:r>
      <w:commentRangeEnd w:id="2"/>
      <w:r>
        <w:commentReference w:id="2"/>
      </w:r>
      <w:r>
        <w:rPr/>
        <w:commentReference w:id="3"/>
      </w:r>
      <w:r>
        <w:rPr/>
        <w:t>(Настройки → Источники → выбранный «произвольный» Набор данных) под секцией «Описание полей набора данных» добавляется новая секция «Меры».</w:t>
      </w:r>
    </w:p>
    <w:p>
      <w:pPr>
        <w:pStyle w:val="Normal"/>
        <w:rPr/>
      </w:pPr>
      <w:commentRangeStart w:id="4"/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2567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Для простых и составных наборов данных секция «Меры» и кнопка «+ Добавить меру» не отображаются (функциональность не реализуется в рамках </w:t>
      </w:r>
      <w:ins w:id="9" w:author="Unknown">
        <w:r>
          <w:rPr/>
          <w:t>Этапа 1</w:t>
        </w:r>
      </w:ins>
      <w:r>
        <w:rPr/>
        <w:t>).</w:t>
      </w:r>
      <w:r>
        <w:rPr/>
      </w:r>
      <w:commentRangeEnd w:id="4"/>
      <w:r>
        <w:commentReference w:id="4"/>
      </w:r>
      <w:r>
        <w:rPr/>
        <w:commentReference w:id="5"/>
      </w:r>
    </w:p>
    <w:p>
      <w:pPr>
        <w:pStyle w:val="Normal"/>
        <w:rPr>
          <w:b/>
          <w:bCs/>
        </w:rPr>
      </w:pPr>
      <w:r>
        <w:rPr>
          <w:b/>
          <w:bCs/>
        </w:rPr>
        <w:t>Доступность кнопки «+ Добавить меру».</w:t>
      </w:r>
    </w:p>
    <w:p>
      <w:pPr>
        <w:pStyle w:val="Normal"/>
        <w:rPr/>
      </w:pPr>
      <w:r>
        <w:rPr/>
        <w:t xml:space="preserve">Кнопка «+ Добавить меру» активна </w:t>
      </w:r>
      <w:r>
        <w:rPr>
          <w:b/>
          <w:bCs/>
        </w:rPr>
        <w:t>только</w:t>
      </w:r>
      <w:r>
        <w:rPr/>
        <w:t xml:space="preserve"> при одновременном выполнении всех условий:</w:t>
      </w:r>
    </w:p>
    <w:p>
      <w:pPr>
        <w:pStyle w:val="Normal"/>
        <w:numPr>
          <w:ilvl w:val="0"/>
          <w:numId w:val="4"/>
        </w:numPr>
        <w:rPr/>
      </w:pPr>
      <w:r>
        <w:rPr/>
        <w:t>для набора задан SQL-запрос;</w:t>
      </w:r>
    </w:p>
    <w:p>
      <w:pPr>
        <w:pStyle w:val="Normal"/>
        <w:numPr>
          <w:ilvl w:val="0"/>
          <w:numId w:val="4"/>
        </w:numPr>
        <w:rPr/>
      </w:pPr>
      <w:r>
        <w:rPr/>
        <w:t>запрос успешно прошёл проверку;</w:t>
      </w:r>
    </w:p>
    <w:p>
      <w:pPr>
        <w:pStyle w:val="Normal"/>
        <w:numPr>
          <w:ilvl w:val="0"/>
          <w:numId w:val="4"/>
        </w:numPr>
        <w:rPr/>
      </w:pPr>
      <w:r>
        <w:rPr/>
        <w:t>система получила актуальный состав полей набора данных.</w:t>
      </w:r>
    </w:p>
    <w:p>
      <w:pPr>
        <w:pStyle w:val="Normal"/>
        <w:rPr/>
      </w:pPr>
      <w:commentRangeStart w:id="6"/>
      <w:r>
        <w:rPr/>
        <w:t xml:space="preserve">Если хотя бы одно условие не выполнено — кнопка находится в disabled-состоянии. При наведении на неё отображается пояснение: </w:t>
      </w:r>
      <w:r>
        <w:rPr>
          <w:i/>
          <w:iCs/>
        </w:rPr>
        <w:t>«Задайте и проверьте SQL-запрос набора данных»</w:t>
      </w:r>
      <w:r>
        <w:rPr/>
        <w:t>.</w:t>
      </w:r>
      <w:r>
        <w:rPr/>
      </w:r>
      <w:commentRangeEnd w:id="6"/>
      <w:r>
        <w:commentReference w:id="6"/>
      </w:r>
      <w:r>
        <w:rPr/>
        <w:commentReference w:id="7"/>
      </w:r>
    </w:p>
    <w:p>
      <w:pPr>
        <w:pStyle w:val="Normal"/>
        <w:rPr>
          <w:b/>
          <w:bCs/>
        </w:rPr>
      </w:pPr>
      <w:r>
        <w:rPr>
          <w:b/>
          <w:bCs/>
        </w:rPr>
        <w:t>Интерфейс создания и редактирования Меры.</w:t>
      </w:r>
    </w:p>
    <w:p>
      <w:pPr>
        <w:pStyle w:val="Normal"/>
        <w:rPr/>
      </w:pPr>
      <w:r>
        <w:rPr/>
        <w:t xml:space="preserve">При нажатии «+ Добавить меру» открывается </w:t>
      </w:r>
      <w:r>
        <w:rPr>
          <w:b/>
          <w:bCs/>
        </w:rPr>
        <w:t>модальное окно увеличенного размера</w:t>
      </w:r>
      <w:r>
        <w:rPr/>
        <w:t>.</w:t>
      </w:r>
    </w:p>
    <w:p>
      <w:pPr>
        <w:pStyle w:val="Normal"/>
        <w:rPr/>
      </w:pPr>
      <w:r>
        <w:rPr/>
        <w:t>Внутри модального окна одновременно доступны:</w:t>
      </w:r>
    </w:p>
    <w:p>
      <w:pPr>
        <w:pStyle w:val="Normal"/>
        <w:numPr>
          <w:ilvl w:val="0"/>
          <w:numId w:val="5"/>
        </w:numPr>
        <w:rPr/>
      </w:pPr>
      <w:r>
        <w:rPr/>
        <w:t>поля формы Меры (левая или верхняя часть);</w:t>
      </w:r>
    </w:p>
    <w:p>
      <w:pPr>
        <w:pStyle w:val="Normal"/>
        <w:numPr>
          <w:ilvl w:val="0"/>
          <w:numId w:val="5"/>
        </w:numPr>
        <w:rPr/>
      </w:pPr>
      <w:r>
        <w:rPr/>
        <w:t>редактор выражения со списком полей текущего набора данных (правая или нижняя часть) — поля доступны для вставки в выражение непосредственно из модалки, так как основная страница с полями перекрыта окном.</w:t>
      </w:r>
    </w:p>
    <w:p>
      <w:pPr>
        <w:pStyle w:val="Normal"/>
        <w:rPr/>
      </w:pPr>
      <w:r>
        <w:rPr/>
        <w:t>При нажатии «Редактировать» на существующей Мере открывается то же окно с предзаполненными значениями.</w:t>
      </w:r>
    </w:p>
    <w:p>
      <w:pPr>
        <w:pStyle w:val="Normal"/>
        <w:rPr/>
      </w:pPr>
      <w:commentRangeStart w:id="8"/>
      <w:r>
        <w:rPr/>
        <w:t>Форма содержит следующие поля</w:t>
      </w:r>
      <w:r>
        <w:rPr/>
      </w:r>
      <w:commentRangeEnd w:id="8"/>
      <w:r>
        <w:commentReference w:id="8"/>
      </w:r>
      <w:r>
        <w:rPr/>
        <w:commentReference w:id="9"/>
      </w:r>
      <w:r>
        <w:rPr/>
        <w:t>: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Название</w:t>
      </w:r>
      <w:r>
        <w:rPr/>
        <w:t xml:space="preserve"> (обязательное, строка) — отображаемое имя Меры; должно быть уникальным в рамках одного набора данных.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Описание</w:t>
      </w:r>
      <w:r>
        <w:rPr/>
        <w:t xml:space="preserve"> (необязательное, строка) — пояснительный текст; отображается в tooltip при наведении на Меру.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Тип данных</w:t>
      </w:r>
      <w:r>
        <w:rPr/>
        <w:t xml:space="preserve"> (обязательное) — логический тип результата Меры: number, string, date, datetime, </w:t>
      </w:r>
      <w:commentRangeStart w:id="10"/>
      <w:r>
        <w:rPr/>
        <w:t xml:space="preserve">boolean </w:t>
      </w:r>
      <w:r>
        <w:rPr/>
      </w:r>
      <w:commentRangeEnd w:id="10"/>
      <w:r>
        <w:commentReference w:id="10"/>
      </w:r>
      <w:r>
        <w:rPr/>
        <w:commentReference w:id="11"/>
      </w:r>
      <w:r>
        <w:rPr/>
        <w:t>и т.д. Система может предложить значение по умолчанию, но пользователь обязан иметь возможность изменить тип вручную. Если для выбранного типа доступны дополнительные настройки (например, для дат), они отображаются условно.</w:t>
      </w:r>
    </w:p>
    <w:p>
      <w:pPr>
        <w:pStyle w:val="Normal"/>
        <w:numPr>
          <w:ilvl w:val="0"/>
          <w:numId w:val="6"/>
        </w:numPr>
        <w:rPr/>
      </w:pPr>
      <w:commentRangeStart w:id="12"/>
      <w:r>
        <w:rPr>
          <w:b/>
          <w:bCs/>
        </w:rPr>
        <w:t>Признак агрегированности</w:t>
      </w:r>
      <w:r>
        <w:rPr/>
        <w:t xml:space="preserve"> </w:t>
      </w:r>
      <w:r>
        <w:rPr/>
      </w:r>
      <w:commentRangeEnd w:id="12"/>
      <w:r>
        <w:commentReference w:id="12"/>
      </w:r>
      <w:r>
        <w:rPr/>
        <w:commentReference w:id="13"/>
      </w:r>
      <w:r>
        <w:rPr/>
        <w:t>(обязательное, переключатель/флаг) — задаётся пользователем явно: агрегированная / неагрегированная. Используется для UX-валидации при размещении на полки.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Иерархия</w:t>
      </w:r>
      <w:r>
        <w:rPr/>
        <w:t xml:space="preserve"> (необязательное, строка) — имя группы/иерархии, в которой Мера отображается в панели полей.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Уровень</w:t>
      </w:r>
      <w:r>
        <w:rPr/>
        <w:t xml:space="preserve"> (необязательное, целое число) — порядок отображения Меры внутри иерархии.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Выражение</w:t>
      </w:r>
      <w:r>
        <w:rPr/>
        <w:t xml:space="preserve"> (обязательное) — редактор выражений, эквивалентный редактору вычисляемых полей виджета. Требования к редактору: </w:t>
      </w:r>
    </w:p>
    <w:p>
      <w:pPr>
        <w:pStyle w:val="Normal"/>
        <w:numPr>
          <w:ilvl w:val="1"/>
          <w:numId w:val="6"/>
        </w:numPr>
        <w:rPr/>
      </w:pPr>
      <w:r>
        <w:rPr/>
        <w:t>Синтаксис и функции — идентичны вычисляемым полям.</w:t>
      </w:r>
    </w:p>
    <w:p>
      <w:pPr>
        <w:pStyle w:val="Normal"/>
        <w:numPr>
          <w:ilvl w:val="1"/>
          <w:numId w:val="6"/>
        </w:numPr>
        <w:rPr/>
      </w:pPr>
      <w:r>
        <w:rPr/>
        <w:t>В редакторе доступен список полей текущего набора данных. Поля подставляются в выражение, обёрнутые в двойные кавычки: "field_name".</w:t>
      </w:r>
    </w:p>
    <w:p>
      <w:pPr>
        <w:pStyle w:val="Normal"/>
        <w:numPr>
          <w:ilvl w:val="1"/>
          <w:numId w:val="6"/>
        </w:numPr>
        <w:rPr/>
      </w:pPr>
      <w:r>
        <w:rPr>
          <w:b/>
          <w:bCs/>
        </w:rPr>
        <w:t>(Опционально)</w:t>
      </w:r>
      <w:r>
        <w:rPr/>
        <w:t xml:space="preserve"> Автодополнение, подсветка синтаксических ошибок и другие продвинутые возможности нового редактора кода.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Кнопки формы:</w:t>
      </w:r>
      <w:r>
        <w:rPr/>
        <w:t xml:space="preserve"> «Сохранить» / «Отмена».</w:t>
      </w:r>
    </w:p>
    <w:p>
      <w:pPr>
        <w:pStyle w:val="Normal"/>
        <w:rPr>
          <w:b/>
          <w:bCs/>
        </w:rPr>
      </w:pPr>
      <w:r>
        <w:rPr>
          <w:b/>
          <w:bCs/>
        </w:rPr>
        <w:t>Валидация при сохранении Меры.</w:t>
      </w:r>
    </w:p>
    <w:p>
      <w:pPr>
        <w:pStyle w:val="Normal"/>
        <w:rPr/>
      </w:pPr>
      <w:r>
        <w:rPr/>
        <w:t>При сохранении выполняются следующие проверки:</w:t>
      </w:r>
    </w:p>
    <w:p>
      <w:pPr>
        <w:pStyle w:val="Normal"/>
        <w:numPr>
          <w:ilvl w:val="0"/>
          <w:numId w:val="7"/>
        </w:numPr>
        <w:rPr/>
      </w:pPr>
      <w:r>
        <w:rPr/>
        <w:t>заполнены обязательные поля;</w:t>
      </w:r>
    </w:p>
    <w:p>
      <w:pPr>
        <w:pStyle w:val="Normal"/>
        <w:numPr>
          <w:ilvl w:val="0"/>
          <w:numId w:val="7"/>
        </w:numPr>
        <w:rPr/>
      </w:pPr>
      <w:r>
        <w:rPr/>
        <w:t>название Меры уникально в рамках одного набора данных;</w:t>
      </w:r>
    </w:p>
    <w:p>
      <w:pPr>
        <w:pStyle w:val="Normal"/>
        <w:numPr>
          <w:ilvl w:val="0"/>
          <w:numId w:val="7"/>
        </w:numPr>
        <w:rPr/>
      </w:pPr>
      <w:r>
        <w:rPr/>
        <w:t>выражение синтаксически валидно в рамках редактора/парсера;</w:t>
      </w:r>
    </w:p>
    <w:p>
      <w:pPr>
        <w:pStyle w:val="Normal"/>
        <w:numPr>
          <w:ilvl w:val="0"/>
          <w:numId w:val="7"/>
        </w:numPr>
        <w:rPr/>
      </w:pPr>
      <w:commentRangeStart w:id="14"/>
      <w:r>
        <w:rPr/>
        <w:t>выражение ссылается только на доступные поля текущего набора данных</w:t>
      </w:r>
      <w:r>
        <w:rPr/>
      </w:r>
      <w:commentRangeEnd w:id="14"/>
      <w:r>
        <w:commentReference w:id="14"/>
      </w:r>
      <w:r>
        <w:rPr/>
        <w:commentReference w:id="15"/>
      </w:r>
      <w:r>
        <w:rPr/>
        <w:t>;</w:t>
      </w:r>
    </w:p>
    <w:p>
      <w:pPr>
        <w:pStyle w:val="Normal"/>
        <w:numPr>
          <w:ilvl w:val="0"/>
          <w:numId w:val="7"/>
        </w:numPr>
        <w:rPr/>
      </w:pPr>
      <w:r>
        <w:rPr/>
        <w:t>для набора известен актуальный состав полей.</w:t>
      </w:r>
    </w:p>
    <w:p>
      <w:pPr>
        <w:pStyle w:val="Normal"/>
        <w:rPr/>
      </w:pPr>
      <w:r>
        <w:rPr/>
        <w:t>При успешном сохранении: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новая Мера получает стабильный </w:t>
      </w:r>
      <w:commentRangeStart w:id="16"/>
      <w:r>
        <w:rPr/>
        <w:t>id</w:t>
      </w:r>
      <w:r>
        <w:rPr/>
      </w:r>
      <w:commentRangeEnd w:id="16"/>
      <w:r>
        <w:commentReference w:id="16"/>
      </w:r>
      <w:r>
        <w:rPr/>
        <w:commentReference w:id="17"/>
      </w:r>
      <w:r>
        <w:rPr/>
        <w:t>;</w:t>
      </w:r>
    </w:p>
    <w:p>
      <w:pPr>
        <w:pStyle w:val="Normal"/>
        <w:numPr>
          <w:ilvl w:val="0"/>
          <w:numId w:val="8"/>
        </w:numPr>
        <w:rPr/>
      </w:pPr>
      <w:r>
        <w:rPr/>
        <w:t>Мера сохраняется в metadata набора данных;</w:t>
      </w:r>
    </w:p>
    <w:p>
      <w:pPr>
        <w:pStyle w:val="Normal"/>
        <w:numPr>
          <w:ilvl w:val="0"/>
          <w:numId w:val="8"/>
        </w:numPr>
        <w:rPr/>
      </w:pPr>
      <w:r>
        <w:rPr/>
        <w:t>для Меры устанавливается статус valid.</w:t>
      </w:r>
    </w:p>
    <w:p>
      <w:pPr>
        <w:pStyle w:val="Normal"/>
        <w:rPr>
          <w:b/>
          <w:bCs/>
        </w:rPr>
      </w:pPr>
      <w:r>
        <w:rPr>
          <w:b/>
          <w:bCs/>
        </w:rPr>
        <w:t>Список Мер набора данных.</w:t>
      </w:r>
    </w:p>
    <w:p>
      <w:pPr>
        <w:pStyle w:val="Normal"/>
        <w:rPr/>
      </w:pPr>
      <w:r>
        <w:rPr/>
        <w:t xml:space="preserve">Сохранённые Меры отображаются в </w:t>
      </w:r>
      <w:r>
        <w:rPr>
          <w:b/>
          <w:bCs/>
        </w:rPr>
        <w:t>табличном списке</w:t>
      </w:r>
      <w:r>
        <w:rPr/>
        <w:t xml:space="preserve"> под секцией «Описание полей набора данных».</w:t>
      </w:r>
    </w:p>
    <w:p>
      <w:pPr>
        <w:pStyle w:val="Normal"/>
        <w:rPr/>
      </w:pPr>
      <w:r>
        <w:rPr/>
        <w:t>Набор отображаемых колонок: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290"/>
        <w:gridCol w:w="929"/>
        <w:gridCol w:w="1042"/>
        <w:gridCol w:w="1161"/>
        <w:gridCol w:w="1069"/>
        <w:gridCol w:w="1512"/>
        <w:gridCol w:w="2352"/>
      </w:tblGrid>
      <w:tr>
        <w:trPr/>
        <w:tc>
          <w:tcPr>
            <w:tcW w:w="129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Агрегация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Иерархия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Выражение (кратко)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&lt;название меры&gt;</w:t>
            </w:r>
          </w:p>
        </w:tc>
        <w:tc>
          <w:tcPr>
            <w:tcW w:w="9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&lt;тип&gt;</w:t>
            </w:r>
          </w:p>
        </w:tc>
        <w:tc>
          <w:tcPr>
            <w:tcW w:w="104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AGR / —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&lt;иерархия&gt;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&lt;порядок&gt;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&lt;</w:t>
            </w:r>
            <w:commentRangeStart w:id="18"/>
            <w:r>
              <w:rPr/>
              <w:t>первые N символов</w:t>
            </w:r>
            <w:r>
              <w:rPr/>
            </w:r>
            <w:commentRangeEnd w:id="18"/>
            <w:r>
              <w:commentReference w:id="18"/>
            </w:r>
            <w:r>
              <w:rPr/>
              <w:commentReference w:id="19"/>
            </w:r>
            <w:r>
              <w:rPr/>
              <w:t>&gt;</w:t>
            </w:r>
          </w:p>
        </w:tc>
        <w:tc>
          <w:tcPr>
            <w:tcW w:w="235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[иконка редактировать] [иконка удалить]</w:t>
            </w:r>
          </w:p>
        </w:tc>
      </w:tr>
    </w:tbl>
    <w:p>
      <w:pPr>
        <w:pStyle w:val="Normal"/>
        <w:numPr>
          <w:ilvl w:val="0"/>
          <w:numId w:val="9"/>
        </w:numPr>
        <w:rPr/>
      </w:pPr>
      <w:r>
        <w:rPr/>
        <w:t xml:space="preserve">Колонка </w:t>
      </w:r>
      <w:r>
        <w:rPr>
          <w:b/>
          <w:bCs/>
        </w:rPr>
        <w:t>«Агрегация»</w:t>
      </w:r>
      <w:r>
        <w:rPr/>
        <w:t xml:space="preserve"> — для Мер с aggregation_kind = 1 отображается ярлык </w:t>
      </w:r>
      <w:r>
        <w:rPr>
          <w:b/>
          <w:bCs/>
        </w:rPr>
        <w:t>AGR</w:t>
      </w:r>
      <w:r>
        <w:rPr/>
        <w:t>; для aggregation_kind = 0 — прочерк ("—").</w:t>
      </w:r>
    </w:p>
    <w:p>
      <w:pPr>
        <w:pStyle w:val="Normal"/>
        <w:numPr>
          <w:ilvl w:val="0"/>
          <w:numId w:val="9"/>
        </w:numPr>
        <w:rPr/>
      </w:pPr>
      <w:r>
        <w:rPr/>
        <w:t>Описание Меры выводится в tooltip при наведении на её строку.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Для Мер со статусом invalid строка подсвечивается как ошибочная (красный ореол, иконка </w:t>
      </w:r>
      <w:r>
        <w:rPr>
          <w:rFonts w:cs="Segoe UI Symbol" w:ascii="Segoe UI Symbol" w:hAnsi="Segoe UI Symbol"/>
        </w:rPr>
        <w:t>⚠</w:t>
      </w:r>
      <w:r>
        <w:rPr/>
        <w:t xml:space="preserve">). </w:t>
      </w:r>
      <w:r>
        <w:rPr>
          <w:rFonts w:cs="Calibri"/>
        </w:rPr>
        <w:t>При</w:t>
      </w:r>
      <w:r>
        <w:rPr/>
        <w:t xml:space="preserve"> </w:t>
      </w:r>
      <w:r>
        <w:rPr>
          <w:rFonts w:cs="Calibri"/>
        </w:rPr>
        <w:t>наведении</w:t>
      </w:r>
      <w:r>
        <w:rPr/>
        <w:t xml:space="preserve"> </w:t>
      </w:r>
      <w:r>
        <w:rPr>
          <w:rFonts w:cs="Calibri"/>
        </w:rPr>
        <w:t>отображается</w:t>
      </w:r>
      <w:r>
        <w:rPr/>
        <w:t xml:space="preserve"> </w:t>
      </w:r>
      <w:r>
        <w:rPr>
          <w:rFonts w:cs="Calibri"/>
        </w:rPr>
        <w:t>причина</w:t>
      </w:r>
      <w:r>
        <w:rPr/>
        <w:t xml:space="preserve"> </w:t>
      </w:r>
      <w:r>
        <w:rPr>
          <w:rFonts w:cs="Calibri"/>
        </w:rPr>
        <w:t>невалидности</w:t>
      </w:r>
      <w:r>
        <w:rPr/>
        <w:t>.</w:t>
      </w:r>
    </w:p>
    <w:p>
      <w:pPr>
        <w:pStyle w:val="Normal"/>
        <w:numPr>
          <w:ilvl w:val="0"/>
          <w:numId w:val="9"/>
        </w:numPr>
        <w:rPr/>
      </w:pPr>
      <w:r>
        <w:rPr/>
        <w:t>Если заполнена «Иерархия», Мера относится к соответствующей display-группе.</w:t>
      </w:r>
    </w:p>
    <w:p>
      <w:pPr>
        <w:pStyle w:val="Normal"/>
        <w:numPr>
          <w:ilvl w:val="0"/>
          <w:numId w:val="9"/>
        </w:numPr>
        <w:rPr/>
      </w:pPr>
      <w:r>
        <w:rPr/>
        <w:t>Внутри одной группы Меры сортируются по level по возрастанию, затем по названию.</w:t>
      </w:r>
    </w:p>
    <w:p>
      <w:pPr>
        <w:pStyle w:val="Normal"/>
        <w:numPr>
          <w:ilvl w:val="0"/>
          <w:numId w:val="9"/>
        </w:numPr>
        <w:rPr/>
      </w:pPr>
      <w:r>
        <w:rPr/>
        <w:t>Меры без заполненной «Иерархии» отображаются в корневом уровне секции «Меры».</w:t>
      </w:r>
    </w:p>
    <w:p>
      <w:pPr>
        <w:pStyle w:val="Normal"/>
        <w:rPr>
          <w:b/>
          <w:bCs/>
        </w:rPr>
      </w:pPr>
      <w:r>
        <w:rPr>
          <w:b/>
          <w:bCs/>
        </w:rPr>
        <w:t>Удаление Меры.</w:t>
      </w:r>
    </w:p>
    <w:p>
      <w:pPr>
        <w:pStyle w:val="Normal"/>
        <w:rPr/>
      </w:pPr>
      <w:r>
        <w:rPr/>
        <w:t>Если Мера не используется ни в одной визуализации, удаление выполняется без дополнительной логики влияния на другие объекты.</w:t>
      </w:r>
    </w:p>
    <w:p>
      <w:pPr>
        <w:pStyle w:val="Normal"/>
        <w:rPr/>
      </w:pPr>
      <w:r>
        <w:rPr/>
        <w:t xml:space="preserve">Если Мера используется хотя бы в одной визуализации, перед удалением отображается подтверждение: </w:t>
        <w:br/>
      </w:r>
      <w:commentRangeStart w:id="20"/>
      <w:r>
        <w:rPr>
          <w:i/>
          <w:iCs/>
        </w:rPr>
        <w:t>«Мера "[Название]" используется в [N] визуализациях. Удаление приведёт к её удалению со всех полок и из всех зависимых настроек. Продолжить?»</w:t>
      </w:r>
      <w:commentRangeEnd w:id="20"/>
      <w:r>
        <w:commentReference w:id="20"/>
      </w:r>
      <w:r>
        <w:rPr>
          <w:i/>
          <w:i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Жизненный цикл Меры после изменения SQL набора данных.</w:t>
      </w:r>
    </w:p>
    <w:p>
      <w:pPr>
        <w:pStyle w:val="Normal"/>
        <w:rPr/>
      </w:pPr>
      <w:r>
        <w:rPr/>
        <w:t xml:space="preserve">При каждом сохранении SQL-запроса набора данных система заново определяет актуальный состав полей и </w:t>
      </w:r>
      <w:commentRangeStart w:id="21"/>
      <w:r>
        <w:rPr>
          <w:b/>
          <w:bCs/>
        </w:rPr>
        <w:t>автоматически валидирует все Меры</w:t>
      </w:r>
      <w:r>
        <w:rPr/>
        <w:t xml:space="preserve"> </w:t>
      </w:r>
      <w:r>
        <w:rPr/>
      </w:r>
      <w:commentRangeEnd w:id="21"/>
      <w:r>
        <w:commentReference w:id="21"/>
      </w:r>
      <w:r>
        <w:rPr/>
        <w:commentReference w:id="22"/>
      </w:r>
      <w:r>
        <w:rPr/>
        <w:t xml:space="preserve">набора. </w:t>
      </w:r>
      <w:r>
        <w:rPr/>
        <w:t>**Исправить** Обращаться к мере по имени. **</w:t>
      </w:r>
    </w:p>
    <w:p>
      <w:pPr>
        <w:pStyle w:val="Normal"/>
        <w:rPr/>
      </w:pPr>
      <w:r>
        <w:rPr/>
        <w:t>Если Мера ссылается на отсутствующее поле или её выражение не может быть интерпретировано в контексте текущего набора данных: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Мера </w:t>
      </w:r>
      <w:r>
        <w:rPr>
          <w:b/>
          <w:bCs/>
        </w:rPr>
        <w:t>не удаляется</w:t>
      </w:r>
      <w:r>
        <w:rPr/>
        <w:t xml:space="preserve"> автоматически;</w:t>
      </w:r>
    </w:p>
    <w:p>
      <w:pPr>
        <w:pStyle w:val="Normal"/>
        <w:numPr>
          <w:ilvl w:val="0"/>
          <w:numId w:val="10"/>
        </w:numPr>
        <w:rPr/>
      </w:pPr>
      <w:r>
        <w:rPr/>
        <w:t>Мера получает статус invalid;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Мера подсвечивается в списке как ошибочная (красный ореол, иконка </w:t>
      </w:r>
      <w:r>
        <w:rPr>
          <w:rFonts w:cs="Segoe UI Symbol" w:ascii="Segoe UI Symbol" w:hAnsi="Segoe UI Symbol"/>
        </w:rPr>
        <w:t>⚠</w:t>
      </w:r>
      <w:r>
        <w:rPr/>
        <w:t>);</w:t>
      </w:r>
    </w:p>
    <w:p>
      <w:pPr>
        <w:pStyle w:val="Normal"/>
        <w:numPr>
          <w:ilvl w:val="0"/>
          <w:numId w:val="10"/>
        </w:numPr>
        <w:rPr/>
      </w:pPr>
      <w:r>
        <w:rPr/>
        <w:t>При наведении отображается текст ошибки или причина невалидности;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Мера </w:t>
      </w:r>
      <w:r>
        <w:rPr>
          <w:b/>
          <w:bCs/>
        </w:rPr>
        <w:t>недоступна для добавления на полки</w:t>
      </w:r>
      <w:r>
        <w:rPr/>
        <w:t xml:space="preserve"> до исправления.</w:t>
      </w:r>
    </w:p>
    <w:p>
      <w:pPr>
        <w:pStyle w:val="Normal"/>
        <w:rPr/>
      </w:pPr>
      <w:r>
        <w:rPr/>
        <w:t>После исправления выражения или восстановления требуемых полей Мера автоматически получает статус valid.</w:t>
      </w:r>
    </w:p>
    <w:p>
      <w:pPr>
        <w:pStyle w:val="Normal"/>
        <w:rPr/>
      </w:pPr>
      <w:commentRangeStart w:id="23"/>
      <w:r>
        <w:rPr/>
        <w:t>Если пользователь очистил SQL набора данных либо SQL перестал проходить проверку:</w:t>
      </w:r>
      <w:r>
        <w:rPr/>
      </w:r>
      <w:commentRangeEnd w:id="23"/>
      <w:r>
        <w:commentReference w:id="23"/>
      </w:r>
      <w:r>
        <w:rPr/>
        <w:commentReference w:id="24"/>
      </w:r>
    </w:p>
    <w:p>
      <w:pPr>
        <w:pStyle w:val="Normal"/>
        <w:numPr>
          <w:ilvl w:val="0"/>
          <w:numId w:val="11"/>
        </w:numPr>
        <w:rPr/>
      </w:pPr>
      <w:r>
        <w:rPr/>
        <w:t>кнопка «+ Добавить меру» становится disabled;</w:t>
      </w:r>
    </w:p>
    <w:p>
      <w:pPr>
        <w:pStyle w:val="Normal"/>
        <w:numPr>
          <w:ilvl w:val="0"/>
          <w:numId w:val="11"/>
        </w:numPr>
        <w:rPr/>
      </w:pPr>
      <w:r>
        <w:rPr/>
        <w:t>существующие Меры не удаляются;</w:t>
      </w:r>
    </w:p>
    <w:p>
      <w:pPr>
        <w:pStyle w:val="Normal"/>
        <w:numPr>
          <w:ilvl w:val="0"/>
          <w:numId w:val="11"/>
        </w:numPr>
        <w:rPr/>
      </w:pPr>
      <w:r>
        <w:rPr/>
        <w:t>их повторная полноценная валидация откладывается до появления корректного SQL и актуального состава полей;</w:t>
      </w:r>
    </w:p>
    <w:p>
      <w:pPr>
        <w:pStyle w:val="Normal"/>
        <w:numPr>
          <w:ilvl w:val="0"/>
          <w:numId w:val="11"/>
        </w:numPr>
        <w:rPr/>
      </w:pPr>
      <w:r>
        <w:rPr/>
        <w:t>в UI допускается показывать существующие Меры как недоступные для нового использования до восстановления валидного контекста набора.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Структура метаданных Меры.</w:t>
      </w:r>
    </w:p>
    <w:p>
      <w:pPr>
        <w:pStyle w:val="Normal"/>
        <w:rPr/>
      </w:pPr>
      <w:r>
        <w:rPr/>
        <w:t>Мера сохраняется в JSON-метаданных набора данных. Стабильный идентификатор (id) используется во всех внешних ссылках и не изменяется при переименовании.</w:t>
      </w:r>
    </w:p>
    <w:p>
      <w:pPr>
        <w:pStyle w:val="Normal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"measures": [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"id": "measure_001",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"name": "</w:t>
      </w:r>
      <w:r>
        <w:rPr/>
        <w:t>Валовая</w:t>
      </w:r>
      <w:r>
        <w:rPr>
          <w:lang w:val="en-US"/>
        </w:rPr>
        <w:t xml:space="preserve"> </w:t>
      </w:r>
      <w:r>
        <w:rPr/>
        <w:t>прибыль</w:t>
      </w:r>
      <w:r>
        <w:rPr>
          <w:lang w:val="en-US"/>
        </w:rPr>
        <w:t>",</w:t>
      </w:r>
    </w:p>
    <w:p>
      <w:pPr>
        <w:pStyle w:val="Normal"/>
        <w:rPr/>
      </w:pPr>
      <w:r>
        <w:rPr>
          <w:lang w:val="en-US"/>
        </w:rPr>
        <w:t xml:space="preserve">      </w:t>
      </w:r>
      <w:r>
        <w:rPr/>
        <w:t>"description": "Разница между выручкой и себестоимостью",</w:t>
      </w:r>
    </w:p>
    <w:p>
      <w:pPr>
        <w:pStyle w:val="Normal"/>
        <w:rPr>
          <w:lang w:val="en-US"/>
        </w:rPr>
      </w:pPr>
      <w:r>
        <w:rPr/>
        <w:t xml:space="preserve">      </w:t>
      </w:r>
      <w:r>
        <w:rPr>
          <w:lang w:val="en-US"/>
        </w:rPr>
        <w:t>"expression": "SUM(\"revenue\") - SUM(\"cost\")",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"aggregation_kind": 1,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"data_type": "number",</w:t>
      </w:r>
    </w:p>
    <w:p>
      <w:pPr>
        <w:pStyle w:val="Normal"/>
        <w:rPr/>
      </w:pPr>
      <w:r>
        <w:rPr>
          <w:lang w:val="en-US"/>
        </w:rPr>
        <w:t xml:space="preserve">      </w:t>
      </w:r>
      <w:r>
        <w:rPr/>
        <w:t>"hierarchy": "Финансовые показатели",</w:t>
      </w:r>
    </w:p>
    <w:p>
      <w:pPr>
        <w:pStyle w:val="Normal"/>
        <w:rPr/>
      </w:pPr>
      <w:r>
        <w:rPr/>
        <w:t xml:space="preserve">      </w:t>
      </w:r>
      <w:r>
        <w:rPr/>
        <w:t>"level": 10,</w:t>
      </w:r>
    </w:p>
    <w:p>
      <w:pPr>
        <w:pStyle w:val="Normal"/>
        <w:rPr/>
      </w:pPr>
      <w:r>
        <w:rPr/>
        <w:t xml:space="preserve">      </w:t>
      </w:r>
      <w:r>
        <w:rPr/>
        <w:t>"status": "valid"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22"/>
        <w:gridCol w:w="727"/>
        <w:gridCol w:w="7006"/>
      </w:tblGrid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id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Стабильный </w:t>
            </w:r>
            <w:commentRangeStart w:id="25"/>
            <w:r>
              <w:rPr/>
              <w:t xml:space="preserve">UUID </w:t>
            </w:r>
            <w:r>
              <w:rPr/>
            </w:r>
            <w:commentRangeEnd w:id="25"/>
            <w:r>
              <w:commentReference w:id="25"/>
            </w:r>
            <w:r>
              <w:rPr/>
              <w:commentReference w:id="26"/>
            </w:r>
            <w:r>
              <w:rPr/>
              <w:t>идентификатор; не изменяется при переименовании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name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Отображаемое название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Необязательное описание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expression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SQL-выражение; поля набора данных оборачиваются в двойные кавычки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aggregation_kind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int (0/1)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Признак агрегированности; </w:t>
            </w:r>
            <w:r>
              <w:rPr>
                <w:b/>
                <w:bCs/>
              </w:rPr>
              <w:t>задаётся пользователем явно</w:t>
            </w:r>
            <w:r>
              <w:rPr/>
              <w:t xml:space="preserve"> (1 — aggregated, 0 — non_aggregated)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data_type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Логический</w:t>
            </w:r>
            <w:r>
              <w:rPr>
                <w:lang w:val="en-US"/>
              </w:rPr>
              <w:t xml:space="preserve"> </w:t>
            </w:r>
            <w:r>
              <w:rPr/>
              <w:t>тип</w:t>
            </w:r>
            <w:r>
              <w:rPr>
                <w:lang w:val="en-US"/>
              </w:rPr>
              <w:t xml:space="preserve"> </w:t>
            </w:r>
            <w:r>
              <w:rPr/>
              <w:t>результата</w:t>
            </w:r>
            <w:r>
              <w:rPr>
                <w:lang w:val="en-US"/>
              </w:rPr>
              <w:t xml:space="preserve">: number, string, date, datetime, boolean </w:t>
            </w:r>
            <w:r>
              <w:rPr/>
              <w:t>и</w:t>
            </w:r>
            <w:r>
              <w:rPr>
                <w:lang w:val="en-US"/>
              </w:rPr>
              <w:t xml:space="preserve"> </w:t>
            </w:r>
            <w:r>
              <w:rPr/>
              <w:t>т</w:t>
            </w:r>
            <w:r>
              <w:rPr>
                <w:lang w:val="en-US"/>
              </w:rPr>
              <w:t>.</w:t>
            </w:r>
            <w:r>
              <w:rPr/>
              <w:t>д</w:t>
            </w:r>
            <w:r>
              <w:rPr>
                <w:lang w:val="en-US"/>
              </w:rPr>
              <w:t>.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hierarchy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Необязательная группа/иерархия отображения в панели полей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level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int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Порядок Меры внутри иерархии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status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enum</w:t>
            </w:r>
          </w:p>
        </w:tc>
        <w:tc>
          <w:tcPr>
            <w:tcW w:w="70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valid или invalid; </w:t>
            </w:r>
            <w:r>
              <w:rPr>
                <w:b/>
                <w:bCs/>
              </w:rPr>
              <w:t>вычисляется системой</w:t>
            </w:r>
            <w:r>
              <w:rPr/>
              <w:t xml:space="preserve"> по результатам валидации</w:t>
            </w:r>
          </w:p>
        </w:tc>
      </w:tr>
    </w:tbl>
    <w:p>
      <w:pPr>
        <w:pStyle w:val="Normal"/>
        <w:rPr/>
      </w:pPr>
      <w:r>
        <w:rPr/>
        <w:t>В метаданных визуализации каждое размещение Меры на полку фиксируется со ссылкой на measure.id и дополнительными параметрами (filter_mode, condition, а для HAVING-фильтра Сводной таблицы — apply_mode / target_dimensions).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Метаданные визуализации и ссылки на Меры.</w:t>
      </w:r>
    </w:p>
    <w:p>
      <w:pPr>
        <w:pStyle w:val="Normal"/>
        <w:rPr/>
      </w:pPr>
      <w:r>
        <w:rPr/>
        <w:t>Во всех метаданных визуализации связь с Мерой хранится по стабильному measure_id.</w:t>
      </w:r>
    </w:p>
    <w:p>
      <w:pPr>
        <w:pStyle w:val="Normal"/>
        <w:rPr/>
      </w:pPr>
      <w:r>
        <w:rPr/>
        <w:t>Каждое использование Меры в визуализации хранит:</w:t>
      </w:r>
    </w:p>
    <w:p>
      <w:pPr>
        <w:pStyle w:val="Normal"/>
        <w:numPr>
          <w:ilvl w:val="0"/>
          <w:numId w:val="12"/>
        </w:numPr>
        <w:rPr/>
      </w:pPr>
      <w:r>
        <w:rPr/>
        <w:t>тип сущности measure;</w:t>
      </w:r>
    </w:p>
    <w:p>
      <w:pPr>
        <w:pStyle w:val="Normal"/>
        <w:numPr>
          <w:ilvl w:val="0"/>
          <w:numId w:val="12"/>
        </w:numPr>
        <w:rPr/>
      </w:pPr>
      <w:r>
        <w:rPr/>
        <w:t>ссылку на measure_id;</w:t>
      </w:r>
    </w:p>
    <w:p>
      <w:pPr>
        <w:pStyle w:val="Normal"/>
        <w:numPr>
          <w:ilvl w:val="0"/>
          <w:numId w:val="12"/>
        </w:numPr>
        <w:rPr/>
      </w:pPr>
      <w:r>
        <w:rPr/>
        <w:t>дополнительные параметры в зависимости от конкретной полки и сценария.</w:t>
      </w:r>
    </w:p>
    <w:p>
      <w:pPr>
        <w:pStyle w:val="Normal"/>
        <w:rPr/>
      </w:pPr>
      <w:r>
        <w:rPr/>
        <w:t>Пример для фильтра по Мере:</w:t>
      </w:r>
    </w:p>
    <w:p>
      <w:pPr>
        <w:pStyle w:val="Normal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"filters": [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"id": "filter_002",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"type": "measure",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"measure_id": "measure_001",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"filter_mode": "HAVING",</w:t>
      </w:r>
    </w:p>
    <w:p>
      <w:pPr>
        <w:pStyle w:val="Normal"/>
        <w:rPr/>
      </w:pPr>
      <w:r>
        <w:rPr>
          <w:lang w:val="en-US"/>
        </w:rPr>
        <w:t xml:space="preserve">      </w:t>
      </w:r>
      <w:r>
        <w:rPr/>
        <w:t>"condition": "&gt; 0"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tbl>
      <w:tblPr>
        <w:tblW w:w="473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125"/>
        <w:gridCol w:w="563"/>
        <w:gridCol w:w="3043"/>
      </w:tblGrid>
      <w:tr>
        <w:trPr/>
        <w:tc>
          <w:tcPr>
            <w:tcW w:w="11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56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type</w:t>
            </w:r>
          </w:p>
        </w:tc>
        <w:tc>
          <w:tcPr>
            <w:tcW w:w="5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"measure"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measure_id</w:t>
            </w:r>
          </w:p>
        </w:tc>
        <w:tc>
          <w:tcPr>
            <w:tcW w:w="5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Ссылка на стабильный ID Меры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filter_mode</w:t>
            </w:r>
          </w:p>
        </w:tc>
        <w:tc>
          <w:tcPr>
            <w:tcW w:w="5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WHERE или HAVING</w:t>
            </w:r>
          </w:p>
        </w:tc>
      </w:tr>
      <w:tr>
        <w:trPr/>
        <w:tc>
          <w:tcPr>
            <w:tcW w:w="1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condition</w:t>
            </w:r>
          </w:p>
        </w:tc>
        <w:tc>
          <w:tcPr>
            <w:tcW w:w="5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304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Условие фильтрации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commentRangeStart w:id="27"/>
      <w:r>
        <w:rPr>
          <w:b/>
          <w:bCs/>
        </w:rPr>
        <w:t>Отображение Мер в конструкторе визуализаций.</w:t>
      </w:r>
      <w:r>
        <w:rPr>
          <w:b/>
          <w:bCs/>
        </w:rPr>
      </w:r>
      <w:commentRangeEnd w:id="27"/>
      <w:r>
        <w:commentReference w:id="27"/>
      </w:r>
      <w:r>
        <w:rPr/>
        <w:commentReference w:id="28"/>
      </w:r>
      <w:r>
        <w:rPr>
          <w:b/>
          <w:bCs/>
        </w:rPr>
        <w:t xml:space="preserve"> </w:t>
      </w:r>
      <w:r>
        <w:rPr>
          <w:b/>
          <w:bCs/>
        </w:rPr>
        <w:t>*Как отображаются меры в формуле* ?!</w:t>
      </w:r>
    </w:p>
    <w:p>
      <w:pPr>
        <w:pStyle w:val="Normal"/>
        <w:rPr>
          <w:b/>
          <w:bCs/>
        </w:rPr>
      </w:pPr>
      <w:r>
        <w:rPr>
          <w:b/>
          <w:bCs/>
        </w:rPr>
        <w:t>Боковая панель полей (слева).</w:t>
      </w:r>
    </w:p>
    <w:p>
      <w:pPr>
        <w:pStyle w:val="Normal"/>
        <w:rPr/>
      </w:pPr>
      <w:r>
        <w:rPr/>
        <w:t>При выборе набора данных в конструкторе боковая панель разделена на секции: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«Поля»</w:t>
      </w:r>
      <w:r>
        <w:rPr/>
        <w:t xml:space="preserve"> — обычные поля и вычисляемые поля виджета (текущий вид без изменений).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«Меры»</w:t>
      </w:r>
      <w:r>
        <w:rPr/>
        <w:t xml:space="preserve"> — Меры набора данных (новая секция ниже).</w:t>
      </w:r>
    </w:p>
    <w:p>
      <w:pPr>
        <w:pStyle w:val="Normal"/>
        <w:rPr/>
      </w:pPr>
      <w:r>
        <w:rPr/>
        <w:t>Меры визуально отличаются от обычных полей: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Цвет иконки (пилюли) — </w:t>
      </w:r>
      <w:r>
        <w:rPr>
          <w:b/>
          <w:bCs/>
        </w:rPr>
        <w:t>тёмно-оранжевый</w:t>
      </w:r>
      <w:r>
        <w:rPr/>
        <w:t xml:space="preserve"> (обычные поля — тёмно-синий).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Для Мер с aggregation_kind = 1 рядом с названием отображается ярлык </w:t>
      </w:r>
      <w:r>
        <w:rPr>
          <w:b/>
          <w:bCs/>
        </w:rPr>
        <w:t>AGR</w:t>
      </w:r>
      <w:r>
        <w:rPr/>
        <w:t>.</w:t>
      </w:r>
    </w:p>
    <w:p>
      <w:pPr>
        <w:pStyle w:val="Normal"/>
        <w:numPr>
          <w:ilvl w:val="0"/>
          <w:numId w:val="14"/>
        </w:numPr>
        <w:rPr/>
      </w:pPr>
      <w:r>
        <w:rPr/>
        <w:t>Tooltip при наведении отображает описание (если заполнено), тип данных и полный текст выражения.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Меры со статусом invalid отображаются с иконкой </w:t>
      </w:r>
      <w:r>
        <w:rPr>
          <w:rFonts w:cs="Segoe UI Symbol" w:ascii="Segoe UI Symbol" w:hAnsi="Segoe UI Symbol"/>
        </w:rPr>
        <w:t>⚠</w:t>
      </w:r>
      <w:r>
        <w:rPr/>
        <w:t xml:space="preserve"> </w:t>
      </w:r>
      <w:r>
        <w:rPr>
          <w:rFonts w:cs="Calibri"/>
        </w:rPr>
        <w:t>и</w:t>
      </w:r>
      <w:r>
        <w:rPr/>
        <w:t xml:space="preserve"> </w:t>
      </w:r>
      <w:r>
        <w:rPr>
          <w:rFonts w:cs="Calibri"/>
        </w:rPr>
        <w:t>недоступны</w:t>
      </w:r>
      <w:r>
        <w:rPr/>
        <w:t xml:space="preserve"> </w:t>
      </w:r>
      <w:r>
        <w:rPr>
          <w:rFonts w:cs="Calibri"/>
        </w:rPr>
        <w:t>для</w:t>
      </w:r>
      <w:r>
        <w:rPr/>
        <w:t xml:space="preserve"> drag-and-drop </w:t>
      </w:r>
      <w:r>
        <w:rPr>
          <w:rFonts w:cs="Calibri"/>
        </w:rPr>
        <w:t>на</w:t>
      </w:r>
      <w:r>
        <w:rPr/>
        <w:t xml:space="preserve"> </w:t>
      </w:r>
      <w:r>
        <w:rPr>
          <w:rFonts w:cs="Calibri"/>
        </w:rPr>
        <w:t>полки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Группировка и порядок Мер в конструкторе визуализаций.</w:t>
      </w:r>
    </w:p>
    <w:p>
      <w:pPr>
        <w:pStyle w:val="Normal"/>
        <w:numPr>
          <w:ilvl w:val="0"/>
          <w:numId w:val="15"/>
        </w:numPr>
        <w:rPr/>
      </w:pPr>
      <w:r>
        <w:rPr/>
        <w:t xml:space="preserve">Если заполнена «Иерархия», Мера показывается в соответствующей display-группе внутри секции «Меры». </w:t>
      </w:r>
    </w:p>
    <w:p>
      <w:pPr>
        <w:pStyle w:val="Normal"/>
        <w:numPr>
          <w:ilvl w:val="1"/>
          <w:numId w:val="15"/>
        </w:numPr>
        <w:rPr/>
      </w:pPr>
      <w:r>
        <w:rPr/>
        <w:t>Порядок Мер внутри группы определяется полем level, затем названием (по алфавиту).</w:t>
      </w:r>
    </w:p>
    <w:p>
      <w:pPr>
        <w:pStyle w:val="Normal"/>
        <w:numPr>
          <w:ilvl w:val="0"/>
          <w:numId w:val="15"/>
        </w:numPr>
        <w:rPr/>
      </w:pPr>
      <w:r>
        <w:rPr/>
        <w:t>Если «Иерархия» не заполнена, Мера выводится в корневом уровне секции «Меры».</w:t>
      </w:r>
    </w:p>
    <w:p>
      <w:pPr>
        <w:pStyle w:val="Normal"/>
        <w:rPr>
          <w:b/>
          <w:bCs/>
        </w:rPr>
      </w:pPr>
      <w:r>
        <w:rPr>
          <w:b/>
          <w:bCs/>
        </w:rPr>
        <w:t>Статус invalid в UI конструктора.</w:t>
      </w:r>
    </w:p>
    <w:p>
      <w:pPr>
        <w:pStyle w:val="Normal"/>
        <w:numPr>
          <w:ilvl w:val="0"/>
          <w:numId w:val="16"/>
        </w:numPr>
        <w:rPr/>
      </w:pPr>
      <w:r>
        <w:rPr/>
        <w:t>Мера со статусом invalid не удаляется из метаданных автоматически.</w:t>
      </w:r>
    </w:p>
    <w:p>
      <w:pPr>
        <w:pStyle w:val="Normal"/>
        <w:numPr>
          <w:ilvl w:val="0"/>
          <w:numId w:val="16"/>
        </w:numPr>
        <w:rPr/>
      </w:pPr>
      <w:r>
        <w:rPr/>
        <w:t>В конструкторе визуализаций такая Мера отображается с предупреждающей иконкой.</w:t>
      </w:r>
    </w:p>
    <w:p>
      <w:pPr>
        <w:pStyle w:val="Normal"/>
        <w:numPr>
          <w:ilvl w:val="0"/>
          <w:numId w:val="16"/>
        </w:numPr>
        <w:rPr/>
      </w:pPr>
      <w:r>
        <w:rPr/>
        <w:t>Tooltip по невалидной Мере дополнительно содержит признак ошибки и краткую причину недоступности.</w:t>
      </w:r>
    </w:p>
    <w:p>
      <w:pPr>
        <w:pStyle w:val="Normal"/>
        <w:numPr>
          <w:ilvl w:val="0"/>
          <w:numId w:val="16"/>
        </w:numPr>
        <w:rPr/>
      </w:pPr>
      <w:r>
        <w:rPr/>
        <w:t>Невалидную Меру нельзя добавить на полки до исправления выражения либо восстановления требуемых полей набора данных.</w:t>
      </w:r>
    </w:p>
    <w:p>
      <w:pPr>
        <w:pStyle w:val="Normal"/>
        <w:numPr>
          <w:ilvl w:val="0"/>
          <w:numId w:val="16"/>
        </w:numPr>
        <w:rPr/>
      </w:pPr>
      <w:r>
        <w:rPr/>
        <w:t xml:space="preserve">Если существующая визуализация уже содержит ссылку на невалидную Меру: </w:t>
      </w:r>
    </w:p>
    <w:p>
      <w:pPr>
        <w:pStyle w:val="Normal"/>
        <w:numPr>
          <w:ilvl w:val="1"/>
          <w:numId w:val="16"/>
        </w:numPr>
        <w:rPr/>
      </w:pPr>
      <w:r>
        <w:rPr/>
        <w:t>привязка по measure_id сохраняется;</w:t>
      </w:r>
    </w:p>
    <w:p>
      <w:pPr>
        <w:pStyle w:val="Normal"/>
        <w:numPr>
          <w:ilvl w:val="1"/>
          <w:numId w:val="16"/>
        </w:numPr>
        <w:rPr/>
      </w:pPr>
      <w:r>
        <w:rPr/>
        <w:t>пилюля отображается в error-состоянии;</w:t>
      </w:r>
    </w:p>
    <w:p>
      <w:pPr>
        <w:pStyle w:val="Normal"/>
        <w:numPr>
          <w:ilvl w:val="1"/>
          <w:numId w:val="16"/>
        </w:numPr>
        <w:rPr/>
      </w:pPr>
      <w:r>
        <w:rPr/>
        <w:t>запрос данных блокируется с понятным сообщением об ошибке до исправления либо удаления Меры из визуализации.</w:t>
      </w:r>
    </w:p>
    <w:p>
      <w:pPr>
        <w:pStyle w:val="Normal"/>
        <w:rPr>
          <w:b/>
          <w:bCs/>
        </w:rPr>
      </w:pPr>
      <w:r>
        <w:rPr>
          <w:b/>
          <w:bCs/>
        </w:rPr>
        <w:t>Правила drag-and-drop и прочие селекторы полей.</w:t>
      </w:r>
    </w:p>
    <w:p>
      <w:pPr>
        <w:pStyle w:val="Normal"/>
        <w:rPr/>
      </w:pPr>
      <w:r>
        <w:rPr/>
        <w:t>Мера перетаскивается на полки так же, как обычное или вычисляемое поле. При попытке разместить Меру на несовместимую полку (правила валидации описаны ниже) перетаскивание блокируется: курсор показывает «запрет», подсказка поясняет причину. Одна и та же Мера может быть размещена на нескольких полках одновременно.</w:t>
      </w:r>
    </w:p>
    <w:p>
      <w:pPr>
        <w:pStyle w:val="Normal"/>
        <w:rPr/>
      </w:pPr>
      <w:r>
        <w:rPr/>
        <w:t xml:space="preserve">Меры могут использоваться не только на основных полках визуализации, но и во </w:t>
      </w:r>
      <w:r>
        <w:rPr>
          <w:b/>
          <w:bCs/>
        </w:rPr>
        <w:t>всех элементах интерфейса</w:t>
      </w:r>
      <w:r>
        <w:rPr/>
        <w:t xml:space="preserve">, где пользователь </w:t>
      </w:r>
      <w:commentRangeStart w:id="29"/>
      <w:r>
        <w:rPr/>
        <w:t xml:space="preserve">выбирает поля или вычисляемые поля </w:t>
      </w:r>
      <w:r>
        <w:rPr/>
      </w:r>
      <w:commentRangeEnd w:id="29"/>
      <w:r>
        <w:commentReference w:id="29"/>
      </w:r>
      <w:r>
        <w:rPr/>
        <w:commentReference w:id="30"/>
      </w:r>
      <w:r>
        <w:rPr/>
        <w:t>из текущей конфигурации визуализации — если бизнес-сценарий это допускает. К таким элементам относятся, в частности:</w:t>
      </w:r>
    </w:p>
    <w:p>
      <w:pPr>
        <w:pStyle w:val="Normal"/>
        <w:numPr>
          <w:ilvl w:val="0"/>
          <w:numId w:val="17"/>
        </w:numPr>
        <w:rPr/>
      </w:pPr>
      <w:r>
        <w:rPr/>
        <w:t>настройки стилизации и форматирования;</w:t>
      </w:r>
    </w:p>
    <w:p>
      <w:pPr>
        <w:pStyle w:val="Normal"/>
        <w:numPr>
          <w:ilvl w:val="0"/>
          <w:numId w:val="17"/>
        </w:numPr>
        <w:rPr/>
      </w:pPr>
      <w:r>
        <w:rPr/>
        <w:t>условное форматирование;</w:t>
      </w:r>
    </w:p>
    <w:p>
      <w:pPr>
        <w:pStyle w:val="Normal"/>
        <w:numPr>
          <w:ilvl w:val="0"/>
          <w:numId w:val="17"/>
        </w:numPr>
        <w:rPr/>
      </w:pPr>
      <w:r>
        <w:rPr/>
        <w:t>сценарии расчётов по уровням;</w:t>
      </w:r>
    </w:p>
    <w:p>
      <w:pPr>
        <w:pStyle w:val="Normal"/>
        <w:numPr>
          <w:ilvl w:val="0"/>
          <w:numId w:val="17"/>
        </w:numPr>
        <w:rPr/>
      </w:pPr>
      <w:r>
        <w:rPr/>
        <w:t>иные выпадающие списки, работающие с полями визуализации.</w:t>
      </w:r>
    </w:p>
    <w:p>
      <w:pPr>
        <w:pStyle w:val="Normal"/>
        <w:rPr/>
      </w:pPr>
      <w:r>
        <w:rPr/>
        <w:t xml:space="preserve">Для каждого такого места поддержка Мер должна быть либо </w:t>
      </w:r>
      <w:r>
        <w:rPr>
          <w:b/>
          <w:bCs/>
        </w:rPr>
        <w:t>реализована</w:t>
      </w:r>
      <w:r>
        <w:rPr/>
        <w:t xml:space="preserve">, либо её отсутствие должно быть </w:t>
      </w:r>
      <w:r>
        <w:rPr>
          <w:b/>
          <w:bCs/>
        </w:rPr>
        <w:t>явно зафиксировано</w:t>
      </w:r>
      <w:r>
        <w:rPr/>
        <w:t xml:space="preserve"> как ограничение </w:t>
      </w:r>
      <w:ins w:id="10" w:author="Unknown">
        <w:r>
          <w:rPr/>
          <w:t>этапа 1</w:t>
        </w:r>
      </w:ins>
      <w:r>
        <w:rPr/>
        <w:t xml:space="preserve"> реализации (для возврата в следующих итерациях).</w:t>
      </w:r>
    </w:p>
    <w:p>
      <w:pPr>
        <w:pStyle w:val="Normal"/>
        <w:rPr>
          <w:b/>
          <w:bCs/>
        </w:rPr>
      </w:pPr>
      <w:commentRangeStart w:id="31"/>
      <w:r>
        <w:rPr>
          <w:b/>
          <w:bCs/>
        </w:rPr>
        <w:t>Настройка пилюли на полке «Фильтры».</w:t>
      </w:r>
      <w:r>
        <w:rPr>
          <w:b/>
          <w:bCs/>
        </w:rPr>
      </w:r>
      <w:commentRangeEnd w:id="31"/>
      <w:r>
        <w:commentReference w:id="31"/>
      </w:r>
      <w:r>
        <w:rPr/>
        <w:commentReference w:id="32"/>
      </w:r>
    </w:p>
    <w:p>
      <w:pPr>
        <w:pStyle w:val="Normal"/>
        <w:rPr/>
      </w:pPr>
      <w:r>
        <w:rPr/>
        <w:t xml:space="preserve">Попав на полку «Фильтры», Мера отображается в виде пилюли </w:t>
      </w:r>
      <w:r>
        <w:rPr>
          <w:b/>
          <w:bCs/>
        </w:rPr>
        <w:t>тёмно-оранжевого</w:t>
      </w:r>
      <w:r>
        <w:rPr/>
        <w:t xml:space="preserve"> цвета. При клике открывается окно настройки фильтра-меры.</w:t>
      </w:r>
    </w:p>
    <w:p>
      <w:pPr>
        <w:pStyle w:val="Normal"/>
        <w:rPr/>
      </w:pPr>
      <w:r>
        <w:rPr/>
        <w:t>Форма фильтра по Мере содержит:</w:t>
      </w:r>
    </w:p>
    <w:p>
      <w:pPr>
        <w:pStyle w:val="Normal"/>
        <w:numPr>
          <w:ilvl w:val="0"/>
          <w:numId w:val="18"/>
        </w:numPr>
        <w:rPr/>
      </w:pPr>
      <w:r>
        <w:rPr/>
        <w:t>тип отбора: WHERE или HAVING;</w:t>
      </w:r>
    </w:p>
    <w:p>
      <w:pPr>
        <w:pStyle w:val="Normal"/>
        <w:numPr>
          <w:ilvl w:val="0"/>
          <w:numId w:val="18"/>
        </w:numPr>
        <w:rPr/>
      </w:pPr>
      <w:r>
        <w:rPr/>
        <w:t>условие фильтрации;</w:t>
      </w:r>
    </w:p>
    <w:p>
      <w:pPr>
        <w:pStyle w:val="Normal"/>
        <w:numPr>
          <w:ilvl w:val="0"/>
          <w:numId w:val="18"/>
        </w:numPr>
        <w:rPr/>
      </w:pPr>
      <w:r>
        <w:rPr/>
        <w:t>дополнительные параметры, если они применимы для данного типа визуализации.</w:t>
      </w:r>
    </w:p>
    <w:p>
      <w:pPr>
        <w:pStyle w:val="Normal"/>
        <w:rPr>
          <w:b/>
          <w:bCs/>
        </w:rPr>
      </w:pPr>
      <w:r>
        <w:rPr>
          <w:b/>
          <w:bCs/>
        </w:rPr>
        <w:t>Ярлык AGR на пилюлях и полках.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Для Мер с aggregation_kind = 1 ярлык </w:t>
      </w:r>
      <w:r>
        <w:rPr>
          <w:b/>
          <w:bCs/>
        </w:rPr>
        <w:t>AGR</w:t>
      </w:r>
      <w:r>
        <w:rPr/>
        <w:t xml:space="preserve"> отображается: в списке Мер набора данных, в боковой панели конструктора, на пилюлях полок.</w:t>
      </w:r>
    </w:p>
    <w:p>
      <w:pPr>
        <w:pStyle w:val="Normal"/>
        <w:numPr>
          <w:ilvl w:val="0"/>
          <w:numId w:val="19"/>
        </w:numPr>
        <w:rPr/>
      </w:pPr>
      <w:r>
        <w:rPr/>
        <w:t>Для Мер с aggregation_kind = 0 ярлык не отображается.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Изменить aggregation_kind непосредственно на полке </w:t>
      </w:r>
      <w:r>
        <w:rPr>
          <w:b/>
          <w:bCs/>
        </w:rPr>
        <w:t>нельзя</w:t>
      </w:r>
      <w:r>
        <w:rPr/>
        <w:t>; атрибут фиксируется в настройках Меры.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Валидация Мер и правила допустимости по полкам.</w:t>
      </w:r>
    </w:p>
    <w:p>
      <w:pPr>
        <w:pStyle w:val="Normal"/>
        <w:rPr/>
      </w:pPr>
      <w:r>
        <w:rPr/>
        <w:t>Валидация выполняется в трёх точках:</w:t>
      </w:r>
    </w:p>
    <w:p>
      <w:pPr>
        <w:pStyle w:val="Normal"/>
        <w:numPr>
          <w:ilvl w:val="0"/>
          <w:numId w:val="20"/>
        </w:numPr>
        <w:rPr/>
      </w:pPr>
      <w:r>
        <w:rPr/>
        <w:t>при сохранении Меры;</w:t>
      </w:r>
    </w:p>
    <w:p>
      <w:pPr>
        <w:pStyle w:val="Normal"/>
        <w:numPr>
          <w:ilvl w:val="0"/>
          <w:numId w:val="20"/>
        </w:numPr>
        <w:rPr/>
      </w:pPr>
      <w:r>
        <w:rPr/>
        <w:t>при попытке разместить Меру на полку или выбрать её в совместимом selector-е;</w:t>
      </w:r>
    </w:p>
    <w:p>
      <w:pPr>
        <w:pStyle w:val="Normal"/>
        <w:numPr>
          <w:ilvl w:val="0"/>
          <w:numId w:val="20"/>
        </w:numPr>
        <w:rPr/>
      </w:pPr>
      <w:r>
        <w:rPr/>
        <w:t>при генерации SQL на бэкенде перед фактическим выполнением запроса.</w:t>
      </w:r>
    </w:p>
    <w:p>
      <w:pPr>
        <w:pStyle w:val="Normal"/>
        <w:rPr/>
      </w:pPr>
      <w:r>
        <w:rPr/>
        <w:t xml:space="preserve">В рамках этапа 1 UX-валидация опирается прежде всего на поле aggregation_kind. </w:t>
        <w:br/>
        <w:t>Финальная SQL-валидация выполняется бэкендом. Если фактическое выражение Меры не соответствует выбранному aggregation_kind, либо нарушает SQL-семантику итогового запроса, запрос отклоняется с понятной ошибкой.</w:t>
      </w:r>
    </w:p>
    <w:p>
      <w:pPr>
        <w:pStyle w:val="Normal"/>
        <w:rPr/>
      </w:pPr>
      <w:r>
        <w:rPr/>
        <w:t>UX-валидация при размещении на полку опирается на атрибут aggregation_kind меры.</w:t>
      </w:r>
    </w:p>
    <w:p>
      <w:pPr>
        <w:pStyle w:val="Normal"/>
        <w:rPr>
          <w:b/>
          <w:bCs/>
        </w:rPr>
      </w:pPr>
      <w:r>
        <w:rPr>
          <w:b/>
          <w:bCs/>
        </w:rPr>
        <w:t>Правила валидации по полкам.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748"/>
        <w:gridCol w:w="2089"/>
        <w:gridCol w:w="2132"/>
        <w:gridCol w:w="3386"/>
      </w:tblGrid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Полка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Допустимый тип Меры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Блокировать при нарушении?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Сообщение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Значения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Любая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Нет блокировки; предупреждение при aggregation_kind = 0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«Выражение помечено как неагрегированное. Для корректного отображения рекомендуется использовать агрегатную функцию, например: SUM(...)»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Фильтры (HAVING)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Только агрегированная (aggregation_kind = 1)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Да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«Мера помечена как неагрегированная. Выберите тип отбора WHERE или измените признак агрегированности в настройках Меры»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Фильтры (WHERE)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Только неагрегированная (aggregation_kind = 0)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Да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«Мера помечена как агрегированная. Выберите тип отбора HAVING или измените признак агрегированности в настройках Меры»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Строки / Столбцы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Только неагрегированная (aggregation_kind = 0)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Да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«На полках "Строки" и "Столбцы" допустимы только неагрегированные Меры»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Детализация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Только неагрегированная (aggregation_kind = 0)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Да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«На полке "Детализация" допустимы только неагрегированные Меры»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commentRangeStart w:id="33"/>
            <w:r>
              <w:rPr>
                <w:b/>
                <w:bCs/>
              </w:rPr>
              <w:t>Дополнительные</w:t>
            </w:r>
          </w:p>
        </w:tc>
        <w:tc>
          <w:tcPr>
            <w:tcW w:w="208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Любая</w:t>
            </w:r>
          </w:p>
        </w:tc>
        <w:tc>
          <w:tcPr>
            <w:tcW w:w="213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Да</w:t>
            </w:r>
            <w:r>
              <w:rPr/>
            </w:r>
            <w:commentRangeEnd w:id="33"/>
            <w:r>
              <w:commentReference w:id="33"/>
            </w:r>
            <w:r>
              <w:rPr/>
              <w:commentReference w:id="34"/>
            </w:r>
            <w:r>
              <w:rPr/>
              <w:t xml:space="preserve"> нет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i/>
                <w:iCs/>
              </w:rPr>
              <w:t>«Мера помечена как неагрегированная. Убедитесь в корректности её использования на этой полке.»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Дополнительные правила.</w:t>
      </w:r>
    </w:p>
    <w:p>
      <w:pPr>
        <w:pStyle w:val="Normal"/>
        <w:numPr>
          <w:ilvl w:val="0"/>
          <w:numId w:val="21"/>
        </w:numPr>
        <w:rPr/>
      </w:pPr>
      <w:r>
        <w:rPr/>
        <w:t>Невалидную Меру (status = invalid) нельзя разместить ни на одну полку.</w:t>
      </w:r>
    </w:p>
    <w:p>
      <w:pPr>
        <w:pStyle w:val="Normal"/>
        <w:numPr>
          <w:ilvl w:val="0"/>
          <w:numId w:val="21"/>
        </w:numPr>
        <w:rPr/>
      </w:pPr>
      <w:r>
        <w:rPr/>
        <w:t xml:space="preserve">Если Мера была добавлена на полку ранее, а затем стала invalid, визуализация должна явно показывать ошибку, а не </w:t>
      </w:r>
      <w:commentRangeStart w:id="35"/>
      <w:r>
        <w:rPr/>
        <w:t xml:space="preserve">silently </w:t>
      </w:r>
      <w:r>
        <w:rPr/>
      </w:r>
      <w:commentRangeEnd w:id="35"/>
      <w:r>
        <w:commentReference w:id="35"/>
      </w:r>
      <w:r>
        <w:rPr/>
        <w:commentReference w:id="36"/>
      </w:r>
      <w:r>
        <w:rPr/>
        <w:t>удалять такую Меру.</w:t>
      </w:r>
    </w:p>
    <w:p>
      <w:pPr>
        <w:pStyle w:val="Normal"/>
        <w:numPr>
          <w:ilvl w:val="0"/>
          <w:numId w:val="21"/>
        </w:numPr>
        <w:rPr/>
      </w:pPr>
      <w:r>
        <w:rPr/>
        <w:t>Меры с полки «Фильтры» объединяются через AND внутри соответствующей клаузулы.</w:t>
      </w:r>
    </w:p>
    <w:p>
      <w:pPr>
        <w:pStyle w:val="Normal"/>
        <w:numPr>
          <w:ilvl w:val="0"/>
          <w:numId w:val="21"/>
        </w:numPr>
        <w:rPr/>
      </w:pPr>
      <w:r>
        <w:rPr/>
        <w:t>Одновременное наличие WHERE- и HAVING-фильтров по Мерам допустимо.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Логика генерации SQL.</w:t>
      </w:r>
    </w:p>
    <w:p>
      <w:pPr>
        <w:pStyle w:val="Normal"/>
        <w:rPr>
          <w:b/>
          <w:bCs/>
        </w:rPr>
      </w:pPr>
      <w:r>
        <w:rPr>
          <w:b/>
          <w:bCs/>
        </w:rPr>
        <w:t>Базовый слой запроса и алгоритм генерации.</w:t>
      </w:r>
    </w:p>
    <w:p>
      <w:pPr>
        <w:pStyle w:val="Normal"/>
        <w:rPr/>
      </w:pPr>
      <w:r>
        <w:rPr/>
        <w:t>Алгоритм выполняется каждый раз при формировании запроса данных для визуализации.</w:t>
      </w:r>
    </w:p>
    <w:p>
      <w:pPr>
        <w:pStyle w:val="Normal"/>
        <w:rPr/>
      </w:pPr>
      <w:commentRangeStart w:id="37"/>
      <w:r>
        <w:rPr/>
        <w:t xml:space="preserve">При наличии хотя бы одной Меры на любой полке визуализации движок строит </w:t>
      </w:r>
      <w:r>
        <w:rPr>
          <w:b/>
          <w:bCs/>
        </w:rPr>
        <w:t>внешний запрос над базовым слоем</w:t>
      </w:r>
      <w:r>
        <w:rPr>
          <w:b/>
          <w:bCs/>
        </w:rPr>
      </w:r>
      <w:commentRangeEnd w:id="37"/>
      <w:r>
        <w:commentReference w:id="37"/>
      </w:r>
      <w:r>
        <w:rPr/>
        <w:commentReference w:id="38"/>
      </w:r>
      <w:r>
        <w:rPr/>
        <w:t>:</w:t>
      </w:r>
    </w:p>
    <w:p>
      <w:pPr>
        <w:pStyle w:val="Normal"/>
        <w:rPr/>
      </w:pPr>
      <w:r>
        <w:rPr/>
        <w:t>SELECT</w:t>
      </w:r>
    </w:p>
    <w:p>
      <w:pPr>
        <w:pStyle w:val="Normal"/>
        <w:rPr/>
      </w:pPr>
      <w:r>
        <w:rPr/>
        <w:t xml:space="preserve">    </w:t>
      </w:r>
      <w:r>
        <w:rPr/>
        <w:t>&lt;измерения с полок «Строки», «Столбцы»&gt;,</w:t>
      </w:r>
    </w:p>
    <w:p>
      <w:pPr>
        <w:pStyle w:val="Normal"/>
        <w:rPr/>
      </w:pPr>
      <w:r>
        <w:rPr/>
        <w:t xml:space="preserve">    </w:t>
      </w:r>
      <w:r>
        <w:rPr/>
        <w:t>&lt;неагрегированные Меры с полок «Строки», «Столбцы»&gt;,  -- вычисляемые измерения</w:t>
      </w:r>
    </w:p>
    <w:p>
      <w:pPr>
        <w:pStyle w:val="Normal"/>
        <w:rPr/>
      </w:pPr>
      <w:r>
        <w:rPr/>
        <w:t xml:space="preserve">    </w:t>
      </w:r>
      <w:r>
        <w:rPr/>
        <w:t>&lt;измерения с полки «Детализация»&gt;,</w:t>
      </w:r>
    </w:p>
    <w:p>
      <w:pPr>
        <w:pStyle w:val="Normal"/>
        <w:rPr/>
      </w:pPr>
      <w:r>
        <w:rPr/>
        <w:t xml:space="preserve">    </w:t>
      </w:r>
      <w:r>
        <w:rPr/>
        <w:t>&lt;выражения Мер с полки «Значения»&gt;          AS &lt;alias&gt;,</w:t>
      </w:r>
    </w:p>
    <w:p>
      <w:pPr>
        <w:pStyle w:val="Normal"/>
        <w:rPr/>
      </w:pPr>
      <w:r>
        <w:rPr/>
        <w:t xml:space="preserve">    </w:t>
      </w:r>
      <w:r>
        <w:rPr/>
        <w:t>&lt;выражения Мер с полки «Дополнительные»&gt;    AS &lt;alias&gt;</w:t>
      </w:r>
    </w:p>
    <w:p>
      <w:pPr>
        <w:pStyle w:val="Normal"/>
        <w:rPr/>
      </w:pPr>
      <w:r>
        <w:rPr/>
        <w:t>FROM (</w:t>
      </w:r>
    </w:p>
    <w:p>
      <w:pPr>
        <w:pStyle w:val="Normal"/>
        <w:rPr/>
      </w:pPr>
      <w:r>
        <w:rPr/>
        <w:t xml:space="preserve">    </w:t>
      </w:r>
      <w:r>
        <w:rPr/>
        <w:t>/*</w:t>
      </w:r>
    </w:p>
    <w:p>
      <w:pPr>
        <w:pStyle w:val="Normal"/>
        <w:rPr/>
      </w:pPr>
      <w:r>
        <w:rPr/>
        <w:t xml:space="preserve">     </w:t>
      </w:r>
      <w:r>
        <w:rPr/>
        <w:t>* [Оригинальный SQL произвольного набора данных подставляется без изменений]</w:t>
      </w:r>
    </w:p>
    <w:p>
      <w:pPr>
        <w:pStyle w:val="Normal"/>
        <w:rPr>
          <w:lang w:val="en-US"/>
        </w:rPr>
      </w:pPr>
      <w:r>
        <w:rPr/>
        <w:t xml:space="preserve">     </w:t>
      </w:r>
      <w:r>
        <w:rPr>
          <w:lang w:val="en-US"/>
        </w:rPr>
        <w:t>*/</w:t>
      </w:r>
    </w:p>
    <w:p>
      <w:pPr>
        <w:pStyle w:val="Normal"/>
        <w:rPr>
          <w:lang w:val="en-US"/>
        </w:rPr>
      </w:pPr>
      <w:r>
        <w:rPr>
          <w:lang w:val="en-US"/>
        </w:rPr>
        <w:t>) AS __base</w:t>
      </w:r>
    </w:p>
    <w:p>
      <w:pPr>
        <w:pStyle w:val="Normal"/>
        <w:rPr>
          <w:lang w:val="en-US"/>
        </w:rPr>
      </w:pPr>
      <w:r>
        <w:rPr>
          <w:lang w:val="en-US"/>
        </w:rPr>
        <w:t>WHERE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&lt;</w:t>
      </w:r>
      <w:r>
        <w:rPr/>
        <w:t>обычные</w:t>
      </w:r>
      <w:r>
        <w:rPr>
          <w:lang w:val="en-US"/>
        </w:rPr>
        <w:t xml:space="preserve"> WHERE-</w:t>
      </w:r>
      <w:r>
        <w:rPr/>
        <w:t>фильтры</w:t>
      </w:r>
      <w:r>
        <w:rPr>
          <w:lang w:val="en-US"/>
        </w:rPr>
        <w:t>&gt;</w:t>
      </w:r>
    </w:p>
    <w:p>
      <w:pPr>
        <w:pStyle w:val="Normal"/>
        <w:rPr/>
      </w:pPr>
      <w:r>
        <w:rPr>
          <w:lang w:val="en-US"/>
        </w:rPr>
        <w:t xml:space="preserve">    </w:t>
      </w:r>
      <w:r>
        <w:rPr/>
        <w:t>[AND &lt;выражения Мер с полки «Фильтры», тип WHERE&gt;]</w:t>
      </w:r>
    </w:p>
    <w:p>
      <w:pPr>
        <w:pStyle w:val="Normal"/>
        <w:rPr/>
      </w:pPr>
      <w:r>
        <w:rPr/>
        <w:t>GROUP BY</w:t>
      </w:r>
    </w:p>
    <w:p>
      <w:pPr>
        <w:pStyle w:val="Normal"/>
        <w:rPr/>
      </w:pPr>
      <w:r>
        <w:rPr/>
        <w:t xml:space="preserve">    </w:t>
      </w:r>
      <w:r>
        <w:rPr/>
        <w:t>&lt;измерения с полок «Строки», «Столбцы»&gt;,</w:t>
      </w:r>
    </w:p>
    <w:p>
      <w:pPr>
        <w:pStyle w:val="Normal"/>
        <w:rPr/>
      </w:pPr>
      <w:r>
        <w:rPr/>
        <w:t xml:space="preserve">    </w:t>
      </w:r>
      <w:r>
        <w:rPr/>
        <w:t>&lt;неагрегированные Меры с полок «Строки», «Столбцы»&gt;,</w:t>
      </w:r>
    </w:p>
    <w:p>
      <w:pPr>
        <w:pStyle w:val="Normal"/>
        <w:rPr/>
      </w:pPr>
      <w:r>
        <w:rPr/>
        <w:t xml:space="preserve">    </w:t>
      </w:r>
      <w:r>
        <w:rPr/>
        <w:t>&lt;измерения с полки «Детализация»&gt;</w:t>
      </w:r>
    </w:p>
    <w:p>
      <w:pPr>
        <w:pStyle w:val="Normal"/>
        <w:rPr/>
      </w:pPr>
      <w:r>
        <w:rPr/>
        <w:t xml:space="preserve">    </w:t>
      </w:r>
      <w:r>
        <w:rPr/>
        <w:t>-- GROUP BY присутствует только если в SELECT есть хотя бы одно агрегированное выражение</w:t>
      </w:r>
    </w:p>
    <w:p>
      <w:pPr>
        <w:pStyle w:val="Normal"/>
        <w:rPr/>
      </w:pPr>
      <w:r>
        <w:rPr/>
        <w:t>HAVING</w:t>
      </w:r>
    </w:p>
    <w:p>
      <w:pPr>
        <w:pStyle w:val="Normal"/>
        <w:rPr/>
      </w:pPr>
      <w:r>
        <w:rPr/>
        <w:t xml:space="preserve">    </w:t>
      </w:r>
      <w:r>
        <w:rPr/>
        <w:t>&lt;выражения Мер с полки «Фильтры», тип HAVING, условие_1&gt;</w:t>
      </w:r>
    </w:p>
    <w:p>
      <w:pPr>
        <w:pStyle w:val="Normal"/>
        <w:rPr/>
      </w:pPr>
      <w:r>
        <w:rPr/>
        <w:t xml:space="preserve">    </w:t>
      </w:r>
      <w:r>
        <w:rPr/>
        <w:t>[AND &lt;выражение_N, условие_N&gt;]</w:t>
      </w:r>
    </w:p>
    <w:p>
      <w:pPr>
        <w:pStyle w:val="Normal"/>
        <w:rPr/>
      </w:pPr>
      <w:r>
        <w:rPr/>
        <w:t xml:space="preserve">    </w:t>
      </w:r>
      <w:r>
        <w:rPr/>
        <w:t>-- для Сводной таблицы — с применением алгоритма inject_having()</w:t>
      </w:r>
    </w:p>
    <w:p>
      <w:pPr>
        <w:pStyle w:val="Normal"/>
        <w:rPr>
          <w:lang w:val="en-US"/>
        </w:rPr>
      </w:pPr>
      <w:r>
        <w:rPr/>
        <w:t xml:space="preserve">    </w:t>
      </w:r>
      <w:r>
        <w:rPr>
          <w:lang w:val="en-US"/>
        </w:rPr>
        <w:t xml:space="preserve">-- </w:t>
      </w:r>
      <w:r>
        <w:rPr/>
        <w:t>из</w:t>
      </w:r>
      <w:r>
        <w:rPr>
          <w:lang w:val="en-US"/>
        </w:rPr>
        <w:t xml:space="preserve"> </w:t>
      </w:r>
      <w:r>
        <w:rPr/>
        <w:t>постановки</w:t>
      </w:r>
      <w:r>
        <w:rPr>
          <w:lang w:val="en-US"/>
        </w:rPr>
        <w:t xml:space="preserve"> </w:t>
      </w:r>
      <w:r>
        <w:rPr/>
        <w:t>по</w:t>
      </w:r>
      <w:r>
        <w:rPr>
          <w:lang w:val="en-US"/>
        </w:rPr>
        <w:t xml:space="preserve"> HAVING (target_dimensions, CND, depth)</w:t>
      </w:r>
    </w:p>
    <w:p>
      <w:pPr>
        <w:pStyle w:val="Normal"/>
        <w:rPr/>
      </w:pPr>
      <w:r>
        <w:rPr/>
        <w:t>Допустима эквивалентная реализация через WITH __base AS (...):</w:t>
      </w:r>
    </w:p>
    <w:p>
      <w:pPr>
        <w:pStyle w:val="Normal"/>
        <w:rPr/>
      </w:pPr>
      <w:r>
        <w:rPr/>
        <w:t>WITH __base AS (</w:t>
      </w:r>
    </w:p>
    <w:p>
      <w:pPr>
        <w:pStyle w:val="Normal"/>
        <w:rPr/>
      </w:pPr>
      <w:r>
        <w:rPr/>
        <w:t xml:space="preserve">    </w:t>
      </w:r>
      <w:r>
        <w:rPr/>
        <w:t>/* [Оригинальный SQL произвольного набора данных] */</w:t>
      </w:r>
    </w:p>
    <w:p>
      <w:pPr>
        <w:pStyle w:val="Normal"/>
        <w:rPr>
          <w:lang w:val="en-US"/>
        </w:rPr>
      </w:pPr>
      <w:r>
        <w:rPr>
          <w:lang w:val="en-US"/>
        </w:rPr>
        <w:t>)</w:t>
      </w:r>
    </w:p>
    <w:p>
      <w:pPr>
        <w:pStyle w:val="Normal"/>
        <w:rPr/>
      </w:pPr>
      <w:r>
        <w:rPr>
          <w:lang w:val="en-US"/>
        </w:rPr>
        <w:t xml:space="preserve">SELECT ... FROM __base WHERE ... GROUP BY ... </w:t>
      </w:r>
      <w:r>
        <w:rPr/>
        <w:t>HAVING ...</w:t>
      </w:r>
    </w:p>
    <w:p>
      <w:pPr>
        <w:pStyle w:val="Normal"/>
        <w:rPr/>
      </w:pPr>
      <w:r>
        <w:rPr>
          <w:b/>
          <w:bCs/>
        </w:rPr>
        <w:t>Продуктовым требованием является не конкретная форма записи, а корректная инъекция выражений Мер в итоговые SQL-клаузулы внешнего запроса.</w:t>
      </w:r>
    </w:p>
    <w:p>
      <w:pPr>
        <w:pStyle w:val="Normal"/>
        <w:rPr/>
      </w:pPr>
      <w:commentRangeStart w:id="39"/>
      <w:r>
        <w:rPr/>
        <w:t xml:space="preserve">При отсутствии Мер на полках движок продолжает формировать запрос </w:t>
      </w:r>
      <w:r>
        <w:rPr>
          <w:b/>
          <w:bCs/>
        </w:rPr>
        <w:t>тем же способом, что и в текущей системе</w:t>
      </w:r>
      <w:r>
        <w:rPr/>
        <w:t>, сохраняя обратную совместимость.</w:t>
      </w:r>
      <w:r>
        <w:rPr/>
      </w:r>
      <w:commentRangeEnd w:id="39"/>
      <w:r>
        <w:commentReference w:id="39"/>
      </w:r>
      <w:r>
        <w:rPr/>
        <w:commentReference w:id="40"/>
      </w:r>
    </w:p>
    <w:p>
      <w:pPr>
        <w:pStyle w:val="Normal"/>
        <w:rPr>
          <w:b/>
          <w:bCs/>
        </w:rPr>
      </w:pPr>
      <w:r>
        <w:rPr>
          <w:b/>
          <w:bCs/>
        </w:rPr>
        <w:t>Поведение Меры в зависимости от полки.</w:t>
      </w:r>
    </w:p>
    <w:p>
      <w:pPr>
        <w:pStyle w:val="Normal"/>
        <w:rPr>
          <w:b/>
          <w:bCs/>
        </w:rPr>
      </w:pPr>
      <w:r>
        <w:rPr>
          <w:b/>
          <w:bCs/>
        </w:rPr>
        <w:t>Полка «Значения».</w:t>
      </w:r>
    </w:p>
    <w:p>
      <w:pPr>
        <w:pStyle w:val="Normal"/>
        <w:rPr/>
      </w:pPr>
      <w:r>
        <w:rPr/>
        <w:t>Выражение Меры подставляется в SELECT. GROUP BY формируется из полей «Строк», «Столбцов» и «Детализации». Если Мера неагрегированная — она попадает в SELECT без агрегирования (аналитик несёт ответственность за корректность); при этом GROUP BY расширяется этим выражением.</w:t>
      </w:r>
    </w:p>
    <w:p>
      <w:pPr>
        <w:pStyle w:val="Normal"/>
        <w:rPr>
          <w:b/>
          <w:bCs/>
        </w:rPr>
      </w:pPr>
      <w:r>
        <w:rPr>
          <w:b/>
          <w:bCs/>
        </w:rPr>
        <w:t>Полка «Фильтры», тип WHERE.</w:t>
      </w:r>
    </w:p>
    <w:p>
      <w:pPr>
        <w:pStyle w:val="Normal"/>
        <w:rPr/>
      </w:pPr>
      <w:r>
        <w:rPr/>
        <w:t xml:space="preserve">Выражение Меры подставляется в WHERE — фильтрация происходит </w:t>
      </w:r>
      <w:r>
        <w:rPr>
          <w:b/>
          <w:bCs/>
        </w:rPr>
        <w:t>до</w:t>
      </w:r>
      <w:r>
        <w:rPr/>
        <w:t xml:space="preserve"> GROUP BY, то есть отсекаются отдельные строки базового источника. Механизм target_dimensions / CND </w:t>
      </w:r>
      <w:r>
        <w:rPr>
          <w:b/>
          <w:bCs/>
        </w:rPr>
        <w:t>не применяется</w:t>
      </w:r>
      <w:r>
        <w:rPr/>
        <w:t xml:space="preserve">; блок «Применять на уровнях детализации» в UI при типе WHERE </w:t>
      </w:r>
      <w:r>
        <w:rPr>
          <w:b/>
          <w:bCs/>
        </w:rPr>
        <w:t>скрыт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Полка «Фильтры», тип HAVING.</w:t>
      </w:r>
    </w:p>
    <w:p>
      <w:pPr>
        <w:pStyle w:val="Normal"/>
        <w:rPr/>
      </w:pPr>
      <w:r>
        <w:rPr/>
        <w:t xml:space="preserve">Выражение Меры подставляется в HAVING — фильтрация происходит </w:t>
      </w:r>
      <w:r>
        <w:rPr>
          <w:b/>
          <w:bCs/>
        </w:rPr>
        <w:t>после</w:t>
      </w:r>
      <w:r>
        <w:rPr/>
        <w:t xml:space="preserve"> GROUP BY, то есть отсекаются агрегированные группы.</w:t>
      </w:r>
    </w:p>
    <w:p>
      <w:pPr>
        <w:pStyle w:val="Normal"/>
        <w:numPr>
          <w:ilvl w:val="0"/>
          <w:numId w:val="22"/>
        </w:numPr>
        <w:rPr/>
      </w:pPr>
      <w:r>
        <w:rPr/>
        <w:t xml:space="preserve">Для </w:t>
      </w:r>
      <w:r>
        <w:rPr>
          <w:b/>
          <w:bCs/>
        </w:rPr>
        <w:t>«Сводной таблицы»</w:t>
      </w:r>
      <w:r>
        <w:rPr/>
        <w:t xml:space="preserve"> применяется алгоритм инъекции HAVING из </w:t>
      </w:r>
      <w:r>
        <w:rPr>
          <w:b/>
          <w:bCs/>
        </w:rPr>
        <w:t>п. 2.2</w:t>
      </w:r>
      <w:r>
        <w:rPr/>
        <w:t xml:space="preserve"> постановки по HAVING-фильтрации (target_dimensions, CND, depth).</w:t>
      </w:r>
    </w:p>
    <w:p>
      <w:pPr>
        <w:pStyle w:val="Normal"/>
        <w:numPr>
          <w:ilvl w:val="0"/>
          <w:numId w:val="22"/>
        </w:numPr>
        <w:rPr/>
      </w:pPr>
      <w:r>
        <w:rPr/>
        <w:t xml:space="preserve">Для </w:t>
      </w:r>
      <w:r>
        <w:rPr>
          <w:b/>
          <w:bCs/>
        </w:rPr>
        <w:t>«Плоской таблицы»</w:t>
      </w:r>
      <w:r>
        <w:rPr/>
        <w:t xml:space="preserve"> применяется алгоритм из </w:t>
      </w:r>
      <w:r>
        <w:rPr>
          <w:b/>
          <w:bCs/>
        </w:rPr>
        <w:t>п. 2.3</w:t>
      </w:r>
      <w:r>
        <w:rPr/>
        <w:t xml:space="preserve"> постановки по HAVING-фильтрации: при наличии агрегированных выражений условие инжектируется в HAVING; если агрегации нет — условие игнорируется.</w:t>
      </w:r>
    </w:p>
    <w:p>
      <w:pPr>
        <w:pStyle w:val="Normal"/>
        <w:rPr>
          <w:b/>
          <w:bCs/>
        </w:rPr>
      </w:pPr>
      <w:r>
        <w:rPr>
          <w:b/>
          <w:bCs/>
        </w:rPr>
        <w:t>Полка «Строки»/«Столбцы».</w:t>
      </w:r>
    </w:p>
    <w:p>
      <w:pPr>
        <w:pStyle w:val="Normal"/>
        <w:rPr/>
      </w:pPr>
      <w:r>
        <w:rPr/>
        <w:t xml:space="preserve">Допускаются только </w:t>
      </w:r>
      <w:r>
        <w:rPr>
          <w:b/>
          <w:bCs/>
        </w:rPr>
        <w:t>неагрегированные</w:t>
      </w:r>
      <w:r>
        <w:rPr/>
        <w:t xml:space="preserve"> Меры (aggregation_kind = 0). Выражение попадает одновременно в SELECT и GROUP BY — создавая «вычисляемое измерение».</w:t>
      </w:r>
    </w:p>
    <w:p>
      <w:pPr>
        <w:pStyle w:val="Normal"/>
        <w:rPr>
          <w:b/>
          <w:bCs/>
        </w:rPr>
      </w:pPr>
      <w:r>
        <w:rPr>
          <w:b/>
          <w:bCs/>
        </w:rPr>
        <w:t>Полка «Детализация».</w:t>
      </w:r>
    </w:p>
    <w:p>
      <w:pPr>
        <w:pStyle w:val="Normal"/>
        <w:rPr/>
      </w:pPr>
      <w:r>
        <w:rPr/>
        <w:t>Мера попадает в SELECT и расширяет GROUP BY дополнительным уровнем группировки.</w:t>
      </w:r>
    </w:p>
    <w:p>
      <w:pPr>
        <w:pStyle w:val="Normal"/>
        <w:rPr>
          <w:b/>
          <w:bCs/>
        </w:rPr>
      </w:pPr>
      <w:r>
        <w:rPr>
          <w:b/>
          <w:bCs/>
        </w:rPr>
        <w:t>Полка «Дополнительные».</w:t>
      </w:r>
    </w:p>
    <w:p>
      <w:pPr>
        <w:pStyle w:val="Normal"/>
        <w:rPr/>
      </w:pPr>
      <w:r>
        <w:rPr/>
        <w:t xml:space="preserve">Мера попадает </w:t>
      </w:r>
      <w:r>
        <w:rPr>
          <w:b/>
          <w:bCs/>
        </w:rPr>
        <w:t>только</w:t>
      </w:r>
      <w:r>
        <w:rPr/>
        <w:t xml:space="preserve"> в SELECT. GROUP BY не изменяется.</w:t>
      </w:r>
    </w:p>
    <w:p>
      <w:pPr>
        <w:pStyle w:val="Normal"/>
        <w:rPr>
          <w:b/>
          <w:bCs/>
        </w:rPr>
      </w:pPr>
      <w:r>
        <w:rPr>
          <w:b/>
          <w:bCs/>
        </w:rPr>
        <w:t>Несколько Мер на одной полке.</w:t>
      </w:r>
    </w:p>
    <w:p>
      <w:pPr>
        <w:pStyle w:val="Normal"/>
        <w:rPr/>
      </w:pPr>
      <w:r>
        <w:rPr/>
        <w:t>Несколько Мер на «Значениях» — каждая становится отдельной колонкой в SELECT. Несколько Мер на «Фильтрах» объединяются по типу: все WHERE-условия — в WHERE через AND, все HAVING-условия — в HAVING через AND. Допускается одновременное наличие WHERE-Мер и HAVING-Мер на «Фильтрах» — они попадают в соответствующие клаузулы независимо.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Устойчивость к изменениям метаданных.</w:t>
      </w:r>
    </w:p>
    <w:p>
      <w:pPr>
        <w:pStyle w:val="Normal"/>
        <w:numPr>
          <w:ilvl w:val="0"/>
          <w:numId w:val="23"/>
        </w:numPr>
        <w:rPr/>
      </w:pPr>
      <w:commentRangeStart w:id="41"/>
      <w:r>
        <w:rPr>
          <w:b/>
          <w:bCs/>
        </w:rPr>
        <w:t>Переименование Меры</w:t>
      </w:r>
      <w:r>
        <w:rPr>
          <w:b/>
          <w:bCs/>
        </w:rPr>
      </w:r>
      <w:commentRangeEnd w:id="41"/>
      <w:r>
        <w:commentReference w:id="41"/>
      </w:r>
      <w:r>
        <w:rPr/>
        <w:t>: отображаемое имя обновляется во всех панелях полей. Привязка хранится по measure_id — переименование не нарушает связь.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Изменение выражения Меры</w:t>
      </w:r>
      <w:r>
        <w:rPr/>
        <w:t>: при пересохранении Меры все визуализации, использующие её, при следующем запросе данных автоматически получат обновлённое выражение. Кэши запросов инвалидируются.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Удаление Меры</w:t>
      </w:r>
      <w:r>
        <w:rPr/>
        <w:t>: при подтверждении удаления Мера удаляется из метаданных набора данных и из всех полок всех визуализаций, где она использовалась.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Изменение SQL набора данных</w:t>
      </w:r>
      <w:r>
        <w:rPr/>
        <w:t>: при каждом сохранении SQL-запроса система перевалидирует все Меры (в рамках этого набора данных). Меры, ссылающиеся на несуществующие поля, получают статус invalid, подсвечиваются в UI и блокируются для размещения на полки до исправления (подробнее — в разделе «Жизненный цикл Меры после изменения SQL»).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Обратная совместимость.</w:t>
      </w:r>
    </w:p>
    <w:p>
      <w:pPr>
        <w:pStyle w:val="Normal"/>
        <w:rPr/>
      </w:pPr>
      <w:r>
        <w:rPr/>
        <w:t xml:space="preserve">При отсутствии Мер на полках движок формирует запрос </w:t>
      </w:r>
      <w:r>
        <w:rPr>
          <w:b/>
          <w:bCs/>
        </w:rPr>
        <w:t>тем же способом, что и в текущей системе</w:t>
      </w:r>
      <w:r>
        <w:rPr/>
        <w:t xml:space="preserve">. Добавление поддержки Мер </w:t>
      </w:r>
      <w:r>
        <w:rPr>
          <w:b/>
          <w:bCs/>
        </w:rPr>
        <w:t>не изменяет поведение</w:t>
      </w:r>
      <w:r>
        <w:rPr/>
        <w:t xml:space="preserve"> существующих визуализаций, если Меры в них не используются. Существующие вычисляемые поля виджетов не затрагиваются. Миграция существующих метаданных не требуется.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w:t xml:space="preserve">Интеграция с постановкой по HAVING-фильтрации. </w:t>
      </w:r>
    </w:p>
    <w:p>
      <w:pPr>
        <w:pStyle w:val="Normal"/>
        <w:rPr/>
      </w:pPr>
      <w:r>
        <w:rPr/>
        <w:t xml:space="preserve">Поддержка мер в режиме фильтрации HAVING для обычных визуализаций (кроме Сводной таблицы) описывается в текущем эпике как </w:t>
      </w:r>
      <w:commentRangeStart w:id="42"/>
      <w:r>
        <w:rPr>
          <w:b/>
          <w:bCs/>
        </w:rPr>
        <w:t>базовое поведение</w:t>
      </w:r>
      <w:r>
        <w:rPr>
          <w:b/>
          <w:bCs/>
        </w:rPr>
      </w:r>
      <w:commentRangeEnd w:id="42"/>
      <w:r>
        <w:commentReference w:id="42"/>
      </w:r>
      <w:r>
        <w:rPr/>
        <w:commentReference w:id="43"/>
      </w:r>
      <w:r>
        <w:rPr/>
        <w:t>.</w:t>
      </w:r>
    </w:p>
    <w:p>
      <w:pPr>
        <w:pStyle w:val="Normal"/>
        <w:rPr/>
      </w:pPr>
      <w:r>
        <w:rPr/>
        <w:t xml:space="preserve">Поддержка уровня-специфичной HAVING-фильтрации для Сводной таблицы (apply_mode, target_dimensions, CND, depth) является </w:t>
      </w:r>
      <w:r>
        <w:rPr>
          <w:b/>
          <w:bCs/>
        </w:rPr>
        <w:t>отдельным расширением</w:t>
      </w:r>
      <w:r>
        <w:rPr/>
        <w:t xml:space="preserve"> и описывается в связанной истории (</w:t>
      </w:r>
      <w:hyperlink r:id="rId3">
        <w:r>
          <w:rPr>
            <w:rStyle w:val="Hyperlink"/>
          </w:rPr>
          <w:t>MB-4304</w:t>
        </w:r>
      </w:hyperlink>
      <w:r>
        <w:rPr/>
        <w:t>).</w:t>
      </w:r>
    </w:p>
    <w:p>
      <w:pPr>
        <w:pStyle w:val="Normal"/>
        <w:rPr/>
      </w:pPr>
      <w:r>
        <w:rPr/>
        <w:t xml:space="preserve">В текущем документе </w:t>
      </w:r>
      <w:r>
        <w:rPr>
          <w:i/>
          <w:iCs/>
        </w:rPr>
        <w:t xml:space="preserve">История </w:t>
      </w:r>
      <w:hyperlink r:id="rId4" w:tooltip="Сводная таблица. Доработки. Использование Having при фильтрации данных в Сводной таблице">
        <w:r>
          <w:rPr>
            <w:rStyle w:val="Hyperlink"/>
            <w:i/>
            <w:iCs/>
          </w:rPr>
          <w:t>MB-4304</w:t>
        </w:r>
      </w:hyperlink>
      <w:r>
        <w:rPr/>
        <w:t xml:space="preserve"> фигурирует как </w:t>
      </w:r>
      <w:r>
        <w:rPr>
          <w:b/>
          <w:bCs/>
        </w:rPr>
        <w:t>архитектурно связанный документ</w:t>
      </w:r>
      <w:r>
        <w:rPr/>
        <w:t>, а не как обязательный этап разработки в рамках настоящей постановки.</w:t>
      </w:r>
    </w:p>
    <w:p>
      <w:pPr>
        <w:pStyle w:val="Normal"/>
        <w:rPr/>
      </w:pPr>
      <w:r>
        <w:rPr/>
        <w:t>Структура JSON-метаданных фильтра-меры для Сводной таблицы (HAVING с алгоритмом CND):</w:t>
      </w:r>
    </w:p>
    <w:p>
      <w:pPr>
        <w:pStyle w:val="Normal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"filters": [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"id": "filter_002",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"type": "measure",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"measure_id": "measure_001",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"filter_mode": "HAVING",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"condition": "&gt; 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"apply_mode": "selected",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"target_dimensions": ["col_month"]</w:t>
      </w:r>
    </w:p>
    <w:p>
      <w:pPr>
        <w:pStyle w:val="Normal"/>
        <w:rPr/>
      </w:pPr>
      <w:r>
        <w:rPr>
          <w:lang w:val="en-US"/>
        </w:rPr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tbl>
      <w:tblPr>
        <w:tblW w:w="935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740"/>
        <w:gridCol w:w="696"/>
        <w:gridCol w:w="6919"/>
      </w:tblGrid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type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"measure" — отличает от вычисляемых полей ("calculated")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measure_id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Ссылка на стабильный ID Меры из метаданных набора данных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filter_mode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WHERE или HAVING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apply_mode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all или selected; только для HAVING (Сводная таблица)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target_dimensions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string[]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Массив ID измерений; только для HAVING Сводной таблицы; пустой при apply_mode: "all"</w:t>
            </w:r>
          </w:p>
        </w:tc>
      </w:tr>
      <w:tr>
        <w:trPr/>
        <w:tc>
          <w:tcPr>
            <w:tcW w:w="17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condition</w:t>
            </w:r>
          </w:p>
        </w:tc>
        <w:tc>
          <w:tcPr>
            <w:tcW w:w="6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string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Условие фильтрации: &gt; 0, = 'Active' и т.д.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Приложенные материалы.</w:t>
      </w:r>
    </w:p>
    <w:p>
      <w:pPr>
        <w:pStyle w:val="Normal"/>
        <w:numPr>
          <w:ilvl w:val="0"/>
          <w:numId w:val="24"/>
        </w:numPr>
        <w:rPr/>
      </w:pPr>
      <w:r>
        <w:rPr/>
        <w:t xml:space="preserve">Постановка «Использование Having при фильтрации данных в Сводной таблице»: </w:t>
      </w:r>
      <w:hyperlink r:id="rId5">
        <w:r>
          <w:rPr>
            <w:rStyle w:val="Hyperlink"/>
          </w:rPr>
          <w:t>https://jira.modusbi.ru/browse/MB-4304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Критерии приёмки (AC).</w:t>
      </w:r>
    </w:p>
    <w:p>
      <w:pPr>
        <w:pStyle w:val="Normal"/>
        <w:rPr/>
      </w:pPr>
      <w:r>
        <w:rPr>
          <w:b/>
          <w:bCs/>
        </w:rPr>
        <w:t>AC.1</w:t>
      </w:r>
      <w:r>
        <w:rPr/>
        <w:t xml:space="preserve"> — Доступность секции «Меры» и кнопки добавления.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Дано</w:t>
      </w:r>
      <w:r>
        <w:rPr/>
        <w:t xml:space="preserve">: аналитик открыл настройки </w:t>
      </w:r>
      <w:r>
        <w:rPr>
          <w:b/>
          <w:bCs/>
        </w:rPr>
        <w:t>произвольного</w:t>
      </w:r>
      <w:r>
        <w:rPr/>
        <w:t xml:space="preserve"> набора данных.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Тогда</w:t>
      </w:r>
      <w:r>
        <w:rPr/>
        <w:t>: секция «Меры» отображается.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И</w:t>
      </w:r>
      <w:r>
        <w:rPr/>
        <w:t>: кнопка «+ Добавить меру» активна только после того, как SQL набора данных задан, успешно проверен и из него получен актуальный состав полей.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И</w:t>
      </w:r>
      <w:r>
        <w:rPr/>
        <w:t>: до этого кнопка disabled и показывает пояснение пользователю.</w:t>
      </w:r>
    </w:p>
    <w:p>
      <w:pPr>
        <w:pStyle w:val="Normal"/>
        <w:rPr/>
      </w:pPr>
      <w:r>
        <w:rPr>
          <w:b/>
          <w:bCs/>
        </w:rPr>
        <w:t>AC.2</w:t>
      </w:r>
      <w:r>
        <w:rPr/>
        <w:t xml:space="preserve"> — Создание и редактирование Меры.</w:t>
      </w:r>
    </w:p>
    <w:p>
      <w:pPr>
        <w:pStyle w:val="Normal"/>
        <w:numPr>
          <w:ilvl w:val="0"/>
          <w:numId w:val="26"/>
        </w:numPr>
        <w:rPr/>
      </w:pPr>
      <w:r>
        <w:rPr/>
        <w:t>При создании/редактировании Меры через модальное окно доступны поля: name, description, data_type, aggregation_kind, hierarchy, level, expression.</w:t>
      </w:r>
    </w:p>
    <w:p>
      <w:pPr>
        <w:pStyle w:val="Normal"/>
        <w:numPr>
          <w:ilvl w:val="0"/>
          <w:numId w:val="26"/>
        </w:numPr>
        <w:rPr/>
      </w:pPr>
      <w:r>
        <w:rPr/>
        <w:t>При сохранении система создаёт/обновляет Меру в metadata набора данных.</w:t>
      </w:r>
    </w:p>
    <w:p>
      <w:pPr>
        <w:pStyle w:val="Normal"/>
        <w:numPr>
          <w:ilvl w:val="0"/>
          <w:numId w:val="26"/>
        </w:numPr>
        <w:rPr/>
      </w:pPr>
      <w:r>
        <w:rPr/>
        <w:t>Выполняются проверки обязательных полей, уникальности названия, валидности выражения и ссылок только на доступные поля.</w:t>
      </w:r>
    </w:p>
    <w:p>
      <w:pPr>
        <w:pStyle w:val="Normal"/>
        <w:rPr/>
      </w:pPr>
      <w:r>
        <w:rPr>
          <w:b/>
          <w:bCs/>
        </w:rPr>
        <w:t>AC.3</w:t>
      </w:r>
      <w:r>
        <w:rPr/>
        <w:t xml:space="preserve"> — Табличный список Мер.</w:t>
      </w:r>
    </w:p>
    <w:p>
      <w:pPr>
        <w:pStyle w:val="Normal"/>
        <w:numPr>
          <w:ilvl w:val="0"/>
          <w:numId w:val="27"/>
        </w:numPr>
        <w:rPr/>
      </w:pPr>
      <w:r>
        <w:rPr/>
        <w:t>Сохранённые Меры отображаются в табличном списке.</w:t>
      </w:r>
    </w:p>
    <w:p>
      <w:pPr>
        <w:pStyle w:val="Normal"/>
        <w:numPr>
          <w:ilvl w:val="0"/>
          <w:numId w:val="27"/>
        </w:numPr>
        <w:rPr/>
      </w:pPr>
      <w:r>
        <w:rPr/>
        <w:t>Для каждой Меры видны: название, тип данных, признак агрегированности, иерархия, уровень, краткое выражение, действия.</w:t>
      </w:r>
    </w:p>
    <w:p>
      <w:pPr>
        <w:pStyle w:val="Normal"/>
        <w:numPr>
          <w:ilvl w:val="0"/>
          <w:numId w:val="27"/>
        </w:numPr>
        <w:rPr/>
      </w:pPr>
      <w:r>
        <w:rPr/>
        <w:t>Для агрегированных Мер отображается ярлык AGR.</w:t>
      </w:r>
    </w:p>
    <w:p>
      <w:pPr>
        <w:pStyle w:val="Normal"/>
        <w:rPr/>
      </w:pPr>
      <w:r>
        <w:rPr>
          <w:b/>
          <w:bCs/>
        </w:rPr>
        <w:t>AC.4</w:t>
      </w:r>
      <w:r>
        <w:rPr/>
        <w:t xml:space="preserve"> — Видимость Мер в конструкторе и связанных selector-ах.</w:t>
      </w:r>
    </w:p>
    <w:p>
      <w:pPr>
        <w:pStyle w:val="Normal"/>
        <w:numPr>
          <w:ilvl w:val="0"/>
          <w:numId w:val="28"/>
        </w:numPr>
        <w:rPr/>
      </w:pPr>
      <w:r>
        <w:rPr/>
        <w:t>При построении визуализации на основе набора данных с Мерами в field picker отображается секция «Меры».</w:t>
      </w:r>
    </w:p>
    <w:p>
      <w:pPr>
        <w:pStyle w:val="Normal"/>
        <w:numPr>
          <w:ilvl w:val="0"/>
          <w:numId w:val="28"/>
        </w:numPr>
        <w:rPr/>
      </w:pPr>
      <w:r>
        <w:rPr/>
        <w:t>Меры имеют отдельную визуальную иконографию и tooltip.</w:t>
      </w:r>
    </w:p>
    <w:p>
      <w:pPr>
        <w:pStyle w:val="Normal"/>
        <w:numPr>
          <w:ilvl w:val="0"/>
          <w:numId w:val="28"/>
        </w:numPr>
        <w:rPr/>
      </w:pPr>
      <w:r>
        <w:rPr/>
        <w:t>Меры доступны не только для drag-and-drop на полки, но и во всех совместимых selector-ах полей текущей визуализации; неподдержанные места явно обозначены как ограничение этапа.</w:t>
      </w:r>
    </w:p>
    <w:p>
      <w:pPr>
        <w:pStyle w:val="Normal"/>
        <w:rPr/>
      </w:pPr>
      <w:r>
        <w:rPr>
          <w:b/>
          <w:bCs/>
        </w:rPr>
        <w:t>AC.5</w:t>
      </w:r>
      <w:r>
        <w:rPr/>
        <w:t xml:space="preserve"> — Статус invalid.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</w:rPr>
        <w:t>Дано</w:t>
      </w:r>
      <w:r>
        <w:rPr/>
        <w:t>: после изменения SQL набора данных одна из Мер стала ссылаться на отсутствующее поле либо перестала быть валидной.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</w:rPr>
        <w:t>Тогда</w:t>
      </w:r>
      <w:r>
        <w:rPr/>
        <w:t>: такая Мера не удаляется автоматически, получает статус invalid, подсвечивается в списке Мер, показывает причину ошибки и недоступна для нового добавления на полки.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</w:rPr>
        <w:t>И</w:t>
      </w:r>
      <w:r>
        <w:rPr/>
        <w:t>: если визуализация уже содержит ссылку на такую Меру, пилюля отображается в error-состоянии, а запрос данных блокируется понятным сообщением.</w:t>
      </w:r>
    </w:p>
    <w:p>
      <w:pPr>
        <w:pStyle w:val="Normal"/>
        <w:rPr/>
      </w:pPr>
      <w:r>
        <w:rPr>
          <w:b/>
          <w:bCs/>
        </w:rPr>
        <w:t>AC.6</w:t>
      </w:r>
      <w:r>
        <w:rPr/>
        <w:t xml:space="preserve"> — Техническая форма базового слоя не является критерием приёмки.</w:t>
      </w:r>
    </w:p>
    <w:p>
      <w:pPr>
        <w:pStyle w:val="Normal"/>
        <w:numPr>
          <w:ilvl w:val="0"/>
          <w:numId w:val="30"/>
        </w:numPr>
        <w:rPr/>
      </w:pPr>
      <w:r>
        <w:rPr/>
        <w:t>При размещении Меры на поддержанной полке её выражение корректно инжектируется во внешний запрос построителя в зависимости от типа полки: SELECT, WHERE, GROUP BY, HAVING.</w:t>
      </w:r>
    </w:p>
    <w:p>
      <w:pPr>
        <w:pStyle w:val="Normal"/>
        <w:numPr>
          <w:ilvl w:val="0"/>
          <w:numId w:val="30"/>
        </w:numPr>
        <w:rPr/>
      </w:pPr>
      <w:r>
        <w:rPr/>
        <w:t>Конкретная форма базового слоя (FROM (&lt;sql&gt;) AS __base или WITH __base AS (...)) не является критерием приёмки.</w:t>
      </w:r>
    </w:p>
    <w:p>
      <w:pPr>
        <w:pStyle w:val="Normal"/>
        <w:rPr/>
      </w:pPr>
      <w:r>
        <w:rPr>
          <w:b/>
          <w:bCs/>
        </w:rPr>
        <w:t>AC.7</w:t>
      </w:r>
      <w:r>
        <w:rPr/>
        <w:t xml:space="preserve"> — Полка «Значения».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Дано</w:t>
      </w:r>
      <w:r>
        <w:rPr/>
        <w:t>: Мера SUM("revenue") - SUM("cost") размещена на полке «Значения», а поле month — на полке «Строки».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Тогда</w:t>
      </w:r>
      <w:r>
        <w:rPr/>
        <w:t>: итоговый внешний SQL содержит выражение Меры в SELECT, а группировка соответствует текущим правилам query builder для данной визуализации.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И</w:t>
      </w:r>
      <w:r>
        <w:rPr/>
        <w:t>: для неагрегированной Меры на полке «Значения» пользователь получает предупреждение о возможном изменении уровня детализации.</w:t>
      </w:r>
    </w:p>
    <w:p>
      <w:pPr>
        <w:pStyle w:val="Normal"/>
        <w:rPr/>
      </w:pPr>
      <w:r>
        <w:rPr>
          <w:b/>
          <w:bCs/>
        </w:rPr>
        <w:t>AC.8</w:t>
      </w:r>
      <w:r>
        <w:rPr/>
        <w:t xml:space="preserve"> — Полка «Фильтры», тип WHERE.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Дано</w:t>
      </w:r>
      <w:r>
        <w:rPr/>
        <w:t>: Мера с aggregation_kind = 0 и выражением {{ "operation_type" &lt;&gt; 'Возврат' }} размещена на полке «Фильтры» с типом WHERE.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Тогда</w:t>
      </w:r>
      <w:r>
        <w:rPr/>
        <w:t>: итоговый внешний SQL содержит это выражение в WHERE.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И</w:t>
      </w:r>
      <w:r>
        <w:rPr/>
        <w:t>: выбор WHERE для Меры с aggregation_kind = 1 блокируется.</w:t>
      </w:r>
    </w:p>
    <w:p>
      <w:pPr>
        <w:pStyle w:val="Normal"/>
        <w:rPr/>
      </w:pPr>
      <w:r>
        <w:rPr>
          <w:b/>
          <w:bCs/>
        </w:rPr>
        <w:t>AC.9</w:t>
      </w:r>
      <w:r>
        <w:rPr/>
        <w:t xml:space="preserve"> — Полка «Фильтры», тип HAVING.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Дано</w:t>
      </w:r>
      <w:r>
        <w:rPr/>
        <w:t>: Мера с aggregation_kind = 1 и выражением {{ SUM("revenue") - SUM("cost") }} размещена на полке «Фильтры» с типом HAVING, условие &gt; 0, визуализация не требует специальной pivot-логики выбора уровней.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Тогда</w:t>
      </w:r>
      <w:r>
        <w:rPr/>
        <w:t>: итоговый внешний SQL содержит условие в HAVING.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И</w:t>
      </w:r>
      <w:r>
        <w:rPr/>
        <w:t>: выбор HAVING для Меры с aggregation_kind = 0 блокируется.</w:t>
      </w:r>
    </w:p>
    <w:p>
      <w:pPr>
        <w:pStyle w:val="Normal"/>
        <w:rPr/>
      </w:pPr>
      <w:r>
        <w:rPr>
          <w:b/>
          <w:bCs/>
        </w:rPr>
        <w:t>AC.10</w:t>
      </w:r>
      <w:r>
        <w:rPr/>
        <w:t xml:space="preserve"> — Полки «Строки», «Столбцы», «Детализация».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Дано</w:t>
      </w:r>
      <w:r>
        <w:rPr/>
        <w:t>: Мера с aggregation_kind = 1 перетаскивается на полку «Строки», «Столбцы» или «Детализация».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Тогда</w:t>
      </w:r>
      <w:r>
        <w:rPr/>
        <w:t>: размещение блокируется, а пользователь получает соответствующее сообщение.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И</w:t>
      </w:r>
      <w:r>
        <w:rPr/>
        <w:t>: Мера с aggregation_kind = 0, размещённая на этих полках, попадает в SELECT и GROUP BY внешнего запроса.</w:t>
      </w:r>
    </w:p>
    <w:p>
      <w:pPr>
        <w:pStyle w:val="Normal"/>
        <w:rPr/>
      </w:pPr>
      <w:r>
        <w:rPr>
          <w:b/>
          <w:bCs/>
        </w:rPr>
        <w:t>AC.11</w:t>
      </w:r>
      <w:r>
        <w:rPr/>
        <w:t xml:space="preserve"> — Полка «Дополнительные».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Дано</w:t>
      </w:r>
      <w:r>
        <w:rPr/>
        <w:t>: агрегированная Мера размещена на полке «Дополнительные».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Тогда</w:t>
      </w:r>
      <w:r>
        <w:rPr/>
        <w:t>: её выражение присутствует в SELECT и не расширяет GROUP BY.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И</w:t>
      </w:r>
      <w:r>
        <w:rPr/>
        <w:t>: попытка разместить на этой полке Меру с aggregation_kind = 0 блокируется.</w:t>
      </w:r>
    </w:p>
    <w:p>
      <w:pPr>
        <w:pStyle w:val="Normal"/>
        <w:rPr/>
      </w:pPr>
      <w:r>
        <w:rPr>
          <w:b/>
          <w:bCs/>
        </w:rPr>
        <w:t>AC.12</w:t>
      </w:r>
      <w:r>
        <w:rPr/>
        <w:t xml:space="preserve"> — Переименование и удаление Меры.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Дано</w:t>
      </w:r>
      <w:r>
        <w:rPr/>
        <w:t>: Мера используется в одной или нескольких визуализациях.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Когда</w:t>
      </w:r>
      <w:r>
        <w:rPr/>
        <w:t>: пользователь переименовывает Меру.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Тогда</w:t>
      </w:r>
      <w:r>
        <w:rPr/>
        <w:t>: в визуализациях обновляется отображаемое имя, а привязка сохраняется по measure_id.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И</w:t>
      </w:r>
      <w:r>
        <w:rPr/>
        <w:t>: при удалении используемой Меры система показывает предупреждение с количеством затронутых визуализаций и удаляет Меру только после подтверждения.</w:t>
      </w:r>
    </w:p>
    <w:p>
      <w:pPr>
        <w:pStyle w:val="Normal"/>
        <w:rPr/>
      </w:pPr>
      <w:r>
        <w:rPr>
          <w:b/>
          <w:bCs/>
        </w:rPr>
        <w:t>AC.13</w:t>
      </w:r>
      <w:r>
        <w:rPr/>
        <w:t xml:space="preserve"> — Обратная совместимость и ограничение этапа 1.</w:t>
      </w:r>
    </w:p>
    <w:p>
      <w:pPr>
        <w:pStyle w:val="Normal"/>
        <w:numPr>
          <w:ilvl w:val="0"/>
          <w:numId w:val="37"/>
        </w:numPr>
        <w:rPr/>
      </w:pPr>
      <w:r>
        <w:rPr/>
        <w:t>При построении визуализации без использования Мер построитель запросов сохраняет текущее поведение системы.</w:t>
      </w:r>
    </w:p>
    <w:p>
      <w:pPr>
        <w:pStyle w:val="Normal"/>
        <w:numPr>
          <w:ilvl w:val="0"/>
          <w:numId w:val="37"/>
        </w:numPr>
        <w:rPr/>
      </w:pPr>
      <w:r>
        <w:rPr/>
        <w:t>Добавление поддержки Мер не изменяет результаты существующих визуализаций, если Меры в них не используются.</w:t>
      </w:r>
    </w:p>
    <w:p>
      <w:pPr>
        <w:pStyle w:val="Normal"/>
        <w:numPr>
          <w:ilvl w:val="0"/>
          <w:numId w:val="37"/>
        </w:numPr>
        <w:rPr/>
      </w:pPr>
      <w:r>
        <w:rPr/>
        <w:t>Для простых и составных наборов данных секция «Меры» отсутствует, а создание и использование Мер на уровне набора данных недоступно.</w:t>
      </w:r>
    </w:p>
    <w:p>
      <w:pPr>
        <w:pStyle w:val="Normal"/>
        <w:rPr/>
      </w:pPr>
      <w:r>
        <w:rPr/>
        <w:t xml:space="preserve">Добавить </w:t>
      </w:r>
      <w:r>
        <w:rPr>
          <w:lang w:val="en-US"/>
        </w:rPr>
        <w:t>AC</w:t>
      </w:r>
      <w:r>
        <w:rPr/>
        <w:t xml:space="preserve"> – использование переменных в мере (вместе и без поля из набора данных), использование меры в вычисляемых полях. Использование меры при ссылке на другую меру. Изменение меры, должно влиять на ее формулу в других местах ее использования.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Дополнительно. Меры предполагается использовать в кликхаус для применения их в формуле </w:t>
      </w:r>
      <w:r>
        <w:rPr>
          <w:lang w:val="en-US"/>
        </w:rPr>
        <w:t>dict</w:t>
      </w:r>
      <w:r>
        <w:rPr/>
        <w:t>_</w:t>
      </w:r>
      <w:r>
        <w:rPr>
          <w:lang w:val="en-US"/>
        </w:rPr>
        <w:t>get</w:t>
      </w:r>
      <w:r>
        <w:rPr/>
        <w:t>(“”) нужно включить в сценарий проверки.</w:t>
      </w:r>
    </w:p>
    <w:p>
      <w:pPr>
        <w:pStyle w:val="Normal"/>
        <w:rPr/>
      </w:pPr>
      <w:r>
        <w:rPr/>
        <w:t>Меры и параметры</w:t>
      </w:r>
    </w:p>
    <w:p>
      <w:pPr>
        <w:pStyle w:val="Normal"/>
        <w:spacing w:before="0" w:after="160"/>
        <w:ind w:hanging="4956" w:start="4956"/>
        <w:rPr/>
      </w:pPr>
      <w:r>
        <w:rPr/>
        <w:t>Мера использует другие меры и использует несколько параметров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5-12T01:41:27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Полный исправленный текст постановки доступен → </w:t>
      </w:r>
      <w:hyperlink r:id="rId1">
        <w:r>
          <w:rPr>
            <w:rFonts w:eastAsia="DejaVu Sans" w:cs="DejaVu Sans" w:ascii="Liberation Serif" w:hAnsi="Liberation Serif"/>
            <w:kern w:val="0"/>
            <w:sz w:val="24"/>
            <w:szCs w:val="24"/>
            <w:lang w:val="en-US" w:eastAsia="en-US" w:bidi="en-US"/>
          </w:rPr>
          <w:t>https://jira.modusbi.ru/browse/MB-4364</w:t>
        </w:r>
      </w:hyperlink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 [https://jira.modusbi.ru/browse/MB-4364]</w:t>
      </w:r>
    </w:p>
  </w:comment>
  <w:comment w:id="1" w:author="Unknown Author" w:date="2026-05-12T00:31:29Z" w:initials="">
    <w:p w14:paraId="01000000"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Добавил соответствующие правки.</w:t>
      </w:r>
    </w:p>
  </w:comment>
  <w:comment w:id="2" w:author="Александр Александр" w:date="2026-05-05T09:12:00Z" w:initials="АА">
    <w:p w14:paraId="02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Такого выбора сейчас нет..</w:t>
      </w:r>
    </w:p>
  </w:comment>
  <w:comment w:id="3" w:author="Unknown Author" w:date="2026-05-12T00:32:07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3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Упростил и немного понятнее описал порядок действий.</w:t>
      </w:r>
    </w:p>
  </w:comment>
  <w:comment w:id="4" w:author="Александр Александр" w:date="2026-05-05T09:13:00Z" w:initials="АА">
    <w:p w14:paraId="04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Нужно обеспечить достаточного рабочего места для отображение списка мер</w:t>
      </w:r>
    </w:p>
  </w:comment>
  <w:comment w:id="5" w:author="Unknown Author" w:date="2026-05-12T00:37:37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5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Раскрывается по ходу постановки.</w:t>
      </w:r>
    </w:p>
  </w:comment>
  <w:comment w:id="6" w:author="Александр Александр" w:date="2026-05-05T09:14:00Z" w:initials="АА">
    <w:p w14:paraId="06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предусмотреть чтобы меры не сбрасывались, если запрос не проходит проверку, например находится в режиме редактирования, или  таблица изменила состав колонки</w:t>
      </w:r>
    </w:p>
  </w:comment>
  <w:comment w:id="7" w:author="Unknown Author" w:date="2026-05-12T00:38:03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7000000">
      <w:pPr>
        <w:overflowPunct w:val="false"/>
        <w:bidi w:val="0"/>
        <w:spacing w:lineRule="auto" w:line="240" w:before="175" w:after="0"/>
        <w:ind w:start="178" w:end="178" w:hanging="0"/>
        <w:jc w:val="start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8" w:author="Александр Александр" w:date="2026-05-05T09:18:00Z" w:initials="АА">
    <w:p w14:paraId="08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предусмотреть на будущее что нужно будет подключить синтаксис помощник для добавления различных функций</w:t>
      </w:r>
    </w:p>
  </w:comment>
  <w:comment w:id="9" w:author="Unknown Author" w:date="2026-05-12T00:38:42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9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10" w:author="Александр Александр" w:date="2026-05-05T09:20:00Z" w:initials="АА">
    <w:p w14:paraId="0a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не поддерживается в АП, нужно добавлять поддержку типа на уровне АП</w:t>
      </w:r>
    </w:p>
  </w:comment>
  <w:comment w:id="11" w:author="Unknown Author" w:date="2026-05-12T00:41:56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b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Решил убрать boolean. Не критично в рамках данной постановки.</w:t>
      </w:r>
    </w:p>
  </w:comment>
  <w:comment w:id="12" w:author="Александр Александр" w:date="2026-05-05T09:20:00Z" w:initials="АА">
    <w:p w14:paraId="0c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НАзвать проще в интерфейсе</w:t>
      </w:r>
    </w:p>
  </w:comment>
  <w:comment w:id="13" w:author="Unknown Author" w:date="2026-05-12T00:42:54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d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14" w:author="Александр Александр" w:date="2026-05-05T09:22:00Z" w:initials="АА">
    <w:p w14:paraId="0e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как выполнить проверку, например мера может использовать только перемменную. </w:t>
      </w:r>
    </w:p>
  </w:comment>
  <w:comment w:id="15" w:author="Unknown Author" w:date="2026-05-12T00:50:37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0f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16" w:author="Александр Александр" w:date="2026-05-05T09:23:00Z" w:initials="АА">
    <w:p w14:paraId="10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рекомендую использовать uuid из-за вопросов миграции полей...</w:t>
      </w:r>
    </w:p>
  </w:comment>
  <w:comment w:id="17" w:author="Unknown Author" w:date="2026-05-12T00:50:51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1000000">
      <w:pPr>
        <w:overflowPunct w:val="false"/>
        <w:bidi w:val="0"/>
        <w:spacing w:lineRule="auto" w:line="240" w:before="175" w:after="0"/>
        <w:ind w:start="178" w:end="178" w:hanging="0"/>
        <w:jc w:val="start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18" w:author="Александр Александр" w:date="2026-05-05T09:24:00Z" w:initials="АА">
    <w:p w14:paraId="12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при наведении подсказка с ввыражением?</w:t>
      </w:r>
    </w:p>
  </w:comment>
  <w:comment w:id="19" w:author="Unknown Author" w:date="2026-05-12T00:55:44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3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Согласен, внёс дополнения.</w:t>
      </w:r>
    </w:p>
  </w:comment>
  <w:comment w:id="20" w:author="Александр Александр" w:date="2026-05-05T09:25:00Z" w:initials="АА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как будет выполняться удаление, если мера используется? </w:t>
      </w:r>
    </w:p>
  </w:comment>
  <w:comment w:id="21" w:author="Александр Александр" w:date="2026-05-05T09:26:00Z" w:initials="АА">
    <w:p w14:paraId="14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см пункт про переменные, </w:t>
      </w:r>
    </w:p>
  </w:comment>
  <w:comment w:id="22" w:author="Unknown Author" w:date="2026-05-12T01:00:05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5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Внес соответствующие правки.</w:t>
      </w:r>
    </w:p>
  </w:comment>
  <w:comment w:id="23" w:author="Александр Александр" w:date="2026-05-05T09:26:00Z" w:initials="АА">
    <w:p w14:paraId="16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можно ли сохранить набор если мера некорректная? </w:t>
      </w:r>
    </w:p>
  </w:comment>
  <w:comment w:id="24" w:author="Unknown Author" w:date="2026-05-12T12:53:06Z" w:initials="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Unknown Author (05/12/2026, 01:39): "..."</w:t>
      </w:r>
    </w:p>
    <w:p w14:paraId="17000000">
      <w:pPr>
        <w:overflowPunct w:val="tru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Да.</w:t>
      </w:r>
    </w:p>
  </w:comment>
  <w:comment w:id="25" w:author="Александр Александр" w:date="2026-05-05T09:27:00Z" w:initials="АА">
    <w:p w14:paraId="18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поддерживаю что UUID но в примре не он</w:t>
      </w:r>
    </w:p>
  </w:comment>
  <w:comment w:id="26" w:author="Unknown Author" w:date="2026-05-12T01:03:36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9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27" w:author="Александр Александр" w:date="2026-05-05T09:34:00Z" w:initials="АА">
    <w:p w14:paraId="1a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Не описан пример использования меры  в вычисляемом поле</w:t>
      </w:r>
    </w:p>
  </w:comment>
  <w:comment w:id="28" w:author="Unknown Author" w:date="2026-05-12T01:18:03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b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Дополнил.</w:t>
      </w:r>
    </w:p>
  </w:comment>
  <w:comment w:id="29" w:author="Александр Александр" w:date="2026-05-05T09:30:00Z" w:initials="АА">
    <w:p w14:paraId="1c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вычисляемые поля имеют ограниченный выбор вариантов использования по отношению к полям наборов данных , поэтому нужно ориентировться именно на поля наборов данных. </w:t>
      </w:r>
    </w:p>
  </w:comment>
  <w:comment w:id="30" w:author="Unknown Author" w:date="2026-05-12T01:16:02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d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31" w:author="Александр Александр" w:date="2026-05-05T09:32:00Z" w:initials="АА">
    <w:p w14:paraId="1e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интерфейс использования фильтров должен быть аналогичен интерфейсу при выборе поля набора данных</w:t>
      </w:r>
    </w:p>
  </w:comment>
  <w:comment w:id="32" w:author="Unknown Author" w:date="2026-05-12T01:20:29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1f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Учтено.</w:t>
      </w:r>
    </w:p>
  </w:comment>
  <w:comment w:id="33" w:author="Александр Александр" w:date="2026-05-05T09:36:00Z" w:initials="АА">
    <w:p w14:paraId="20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Любая, потому что в дополнительно может быть раазмещены и агрегаты и дополнительные строки/колонки</w:t>
      </w:r>
    </w:p>
  </w:comment>
  <w:comment w:id="34" w:author="Unknown Author" w:date="2026-05-11T16:52:48Z" w:initials="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Тут хочется понять и убедится. </w:t>
      </w:r>
    </w:p>
    <w:p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1) Если есть GROUP BY в запросе → Мера без агрегации попадает только в SELECT и не попадает в GROUP BY. Если эта мера (или её аналог) каким-то образом окажется в GROUP BY, то это не будет проблемой. Но мы не можем на это рассчитывать.</w:t>
      </w:r>
    </w:p>
    <w:p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2) Если вообще нет GROUP BY (и нет агрегированных мер) → То да, это валидное поведение, но не прикладное, как мне кажется.</w:t>
      </w:r>
    </w:p>
    <w:p>
      <w:pPr>
        <w:overflowPunct w:val="false"/>
        <w:spacing w:lineRule="auto" w:line="240" w:before="0" w:after="0"/>
        <w:rPr/>
      </w:pPr>
      <w:r>
        <w:rPr>
          <w:rFonts w:eastAsia="DejaVu Sans" w:ascii="Liberation Serif" w:hAnsi="Liberation Serif" w:cs="DejaVu Sans"/>
          <w:kern w:val="0"/>
          <w:sz w:val="24"/>
          <w:szCs w:val="24"/>
          <w:lang w:eastAsia="en-US" w:val="en-US" w:bidi="en-US"/>
        </w:rPr>
      </w:r>
    </w:p>
    <w:p>
      <w:pPr>
        <w:overflowPunct w:val="tru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Поэтому я бы оставил как есть. Рассуждаю именно с точки зрения SQL-запроса, может что-то недопонимаю, поэтому лучше обсудить.</w:t>
      </w:r>
    </w:p>
    <w:p>
      <w:pPr>
        <w:overflowPunct w:val="true"/>
        <w:spacing w:lineRule="auto" w:line="240" w:before="0" w:after="0"/>
        <w:rPr/>
      </w:pPr>
      <w:r>
        <w:rPr>
          <w:rFonts w:eastAsia="DejaVu Sans" w:ascii="Liberation Serif" w:hAnsi="Liberation Serif" w:cs="DejaVu Sans"/>
          <w:kern w:val="0"/>
          <w:sz w:val="24"/>
          <w:szCs w:val="24"/>
          <w:lang w:eastAsia="en-US" w:val="en-US" w:bidi="en-US"/>
        </w:rPr>
      </w:r>
    </w:p>
    <w:p w14:paraId="21000000">
      <w:pPr>
        <w:overflowPunct w:val="tru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Пока в постановке поставил “любая” с предупреждением. Потом если будут проблемы можно исправить.</w:t>
      </w:r>
    </w:p>
  </w:comment>
  <w:comment w:id="35" w:author="Александр Александр" w:date="2026-05-05T09:37:00Z" w:initials="АА">
    <w:p w14:paraId="22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пояснить?</w:t>
      </w:r>
    </w:p>
  </w:comment>
  <w:comment w:id="36" w:author="Unknown Author" w:date="2026-05-11T16:41:53Z" w:initials="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23000000">
      <w:pPr>
        <w:overflowPunct w:val="tru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Не требуется.</w:t>
      </w:r>
    </w:p>
  </w:comment>
  <w:comment w:id="37" w:author="Александр Александр" w:date="2026-05-05T09:38:00Z" w:initials="АА">
    <w:p w14:paraId="24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он всегда строит внешний запрос выше. В чем отличие? </w:t>
      </w:r>
    </w:p>
  </w:comment>
  <w:comment w:id="38" w:author="Unknown Author" w:date="2026-05-12T01:26:34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25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Внёс правки в постановку.</w:t>
      </w:r>
    </w:p>
  </w:comment>
  <w:comment w:id="39" w:author="Александр Александр" w:date="2026-05-05T09:42:00Z" w:initials="АА">
    <w:p w14:paraId="26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Не понятная разница </w:t>
      </w:r>
    </w:p>
  </w:comment>
  <w:comment w:id="40" w:author="Unknown Author" w:date="2026-05-12T01:28:34Z" w:initials="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Reply to Александр Александр (05/05/2026, 09:48): "..."</w:t>
      </w:r>
    </w:p>
    <w:p w14:paraId="27000000">
      <w:pPr>
        <w:overflowPunct w:val="fals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Зависит от реализации механизма внедрения мер в запрос, но да, вероятно, разницы не будет. Убрал из постановки.</w:t>
      </w:r>
    </w:p>
  </w:comment>
  <w:comment w:id="41" w:author="Александр Александр" w:date="2026-05-05T09:44:00Z" w:initials="АА">
    <w:p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Ситуация, я удалил меру и добавил новую с таким же именем, как обрабатываем?</w:t>
      </w:r>
    </w:p>
    <w:p>
      <w:pPr>
        <w:overflowPunct w:val="tru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Вопрос cовместимости с функционалом "Замена наборов данных" </w:t>
      </w:r>
    </w:p>
    <w:p>
      <w:pPr>
        <w:overflowPunct w:val="true"/>
        <w:spacing w:lineRule="auto" w:line="240" w:before="0" w:after="0"/>
        <w:rPr/>
      </w:pP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Вопрос в импортом/экспортом отчетов и их обновлением</w:t>
      </w:r>
    </w:p>
  </w:comment>
  <w:comment w:id="42" w:author="Александр Александр" w:date="2026-05-05T09:48:00Z" w:initials="АА">
    <w:p w14:paraId="28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>обраатить внимание что having в визуализация работает только с выч фильтрами и не поддерживает его использовантя как глобальный фильтр</w:t>
      </w:r>
    </w:p>
  </w:comment>
  <w:comment w:id="43" w:author="Unknown Author" w:date="2026-05-12T01:39:37Z" w:initials="">
    <w:p w14:paraId="29000000">
      <w:pPr>
        <w:overflowPunct w:val="true"/>
        <w:spacing w:lineRule="auto" w:line="240" w:before="0" w:after="0"/>
        <w:rPr/>
      </w:pPr>
      <w:r>
        <w:annotationRef/>
      </w:r>
      <w:r>
        <w:rPr>
          <w:rFonts w:eastAsia="DejaVu Sans" w:cs="DejaVu Sans" w:ascii="Liberation Serif" w:hAnsi="Liberation Serif"/>
          <w:i/>
          <w:kern w:val="0"/>
          <w:sz w:val="16"/>
          <w:szCs w:val="24"/>
          <w:lang w:val="en-US" w:eastAsia="en-US" w:bidi="en-US"/>
        </w:rPr>
        <w:t>Обратил внимание.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done="1"/>
  <w15:commentEx w15:paraId="02000000" w15:done="1"/>
  <w15:commentEx w15:paraId="03000000" w15:paraIdParent="02000000"/>
  <w15:commentEx w15:paraId="04000000" w15:done="1"/>
  <w15:commentEx w15:paraId="05000000" w15:paraIdParent="04000000"/>
  <w15:commentEx w15:paraId="06000000" w15:done="1"/>
  <w15:commentEx w15:paraId="07000000" w15:paraIdParent="06000000"/>
  <w15:commentEx w15:paraId="08000000" w15:done="1"/>
  <w15:commentEx w15:paraId="09000000" w15:paraIdParent="08000000"/>
  <w15:commentEx w15:paraId="0a000000" w15:done="1"/>
  <w15:commentEx w15:paraId="0b000000" w15:paraIdParent="0a000000"/>
  <w15:commentEx w15:paraId="0c000000" w15:done="1"/>
  <w15:commentEx w15:paraId="0d000000" w15:paraIdParent="0c000000"/>
  <w15:commentEx w15:paraId="0e000000" w15:done="1"/>
  <w15:commentEx w15:paraId="0f000000" w15:paraIdParent="0e000000"/>
  <w15:commentEx w15:paraId="10000000" w15:done="1"/>
  <w15:commentEx w15:paraId="11000000" w15:paraIdParent="10000000"/>
  <w15:commentEx w15:paraId="12000000" w15:done="1"/>
  <w15:commentEx w15:paraId="13000000" w15:paraIdParent="12000000"/>
  <w15:commentEx w15:paraId="14000000" w15:done="1"/>
  <w15:commentEx w15:paraId="15000000" w15:paraIdParent="14000000"/>
  <w15:commentEx w15:paraId="16000000" w15:done="1"/>
  <w15:commentEx w15:paraId="17000000" w15:paraIdParent="16000000"/>
  <w15:commentEx w15:paraId="18000000" w15:done="1"/>
  <w15:commentEx w15:paraId="19000000" w15:paraIdParent="18000000"/>
  <w15:commentEx w15:paraId="1a000000" w15:done="1"/>
  <w15:commentEx w15:paraId="1b000000" w15:paraIdParent="1a000000"/>
  <w15:commentEx w15:paraId="1c000000" w15:done="1"/>
  <w15:commentEx w15:paraId="1d000000" w15:paraIdParent="1c000000"/>
  <w15:commentEx w15:paraId="1e000000" w15:done="1"/>
  <w15:commentEx w15:paraId="1f000000" w15:paraIdParent="1e000000"/>
  <w15:commentEx w15:paraId="21000000" w15:paraIdParent="20000000"/>
  <w15:commentEx w15:paraId="22000000" w15:done="1"/>
  <w15:commentEx w15:paraId="23000000" w15:paraIdParent="22000000"/>
  <w15:commentEx w15:paraId="24000000" w15:done="1"/>
  <w15:commentEx w15:paraId="25000000" w15:paraIdParent="24000000"/>
  <w15:commentEx w15:paraId="26000000" w15:done="1"/>
  <w15:commentEx w15:paraId="27000000" w15:paraIdParent="26000000"/>
  <w15:commentEx w15:paraId="28000000" w15:done="1"/>
  <w15:commentEx w15:paraId="29000000" w15:paraIdParent="28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Courier New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Times New Roman">
    <w:charset w:val="01"/>
    <w:family w:val="roman"/>
    <w:pitch w:val="default"/>
  </w:font>
  <w:font w:name="Segoe UI Symbol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936f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936f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6936f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6936f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6936f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936f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936f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936f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936f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936f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6936f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6936f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6936f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6936f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6936f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6936f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6936f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6936f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6936f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6936f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936f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936f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936f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936f5"/>
    <w:rPr>
      <w:b/>
      <w:bCs/>
      <w:smallCaps/>
      <w:color w:themeColor="accent1" w:themeShade="bf" w:val="2F5496"/>
      <w:spacing w:val="5"/>
    </w:rPr>
  </w:style>
  <w:style w:type="character" w:styleId="Emphasis">
    <w:name w:val="Emphasis"/>
    <w:basedOn w:val="DefaultParagraphFont"/>
    <w:uiPriority w:val="20"/>
    <w:qFormat/>
    <w:rsid w:val="006936f5"/>
    <w:rPr>
      <w:i/>
      <w:iCs/>
    </w:rPr>
  </w:style>
  <w:style w:type="character" w:styleId="Strong">
    <w:name w:val="Strong"/>
    <w:basedOn w:val="DefaultParagraphFont"/>
    <w:uiPriority w:val="22"/>
    <w:qFormat/>
    <w:rsid w:val="006936f5"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936f5"/>
    <w:rPr>
      <w:rFonts w:ascii="Courier New" w:hAnsi="Courier New" w:eastAsia="Times New Roman" w:cs="Courier New"/>
      <w:sz w:val="20"/>
      <w:szCs w:val="20"/>
    </w:rPr>
  </w:style>
  <w:style w:type="character" w:styleId="error" w:customStyle="1">
    <w:name w:val="error"/>
    <w:basedOn w:val="DefaultParagraphFont"/>
    <w:qFormat/>
    <w:rsid w:val="006936f5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936f5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code-quote" w:customStyle="1">
    <w:name w:val="code-quote"/>
    <w:basedOn w:val="DefaultParagraphFont"/>
    <w:qFormat/>
    <w:rsid w:val="006936f5"/>
    <w:rPr/>
  </w:style>
  <w:style w:type="character" w:styleId="code-keyword" w:customStyle="1">
    <w:name w:val="code-keyword"/>
    <w:basedOn w:val="DefaultParagraphFont"/>
    <w:qFormat/>
    <w:rsid w:val="006936f5"/>
    <w:rPr/>
  </w:style>
  <w:style w:type="character" w:styleId="code-comment" w:customStyle="1">
    <w:name w:val="code-comment"/>
    <w:basedOn w:val="DefaultParagraphFont"/>
    <w:qFormat/>
    <w:rsid w:val="006936f5"/>
    <w:rPr/>
  </w:style>
  <w:style w:type="character" w:styleId="Hyperlink">
    <w:name w:val="Hyperlink"/>
    <w:basedOn w:val="DefaultParagraphFont"/>
    <w:uiPriority w:val="99"/>
    <w:unhideWhenUsed/>
    <w:rsid w:val="006936f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36f5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f144d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CommentText"/>
    <w:uiPriority w:val="99"/>
    <w:semiHidden/>
    <w:qFormat/>
    <w:rsid w:val="006f144d"/>
    <w:rPr>
      <w:sz w:val="20"/>
      <w:szCs w:val="20"/>
    </w:rPr>
  </w:style>
  <w:style w:type="character" w:styleId="Style9" w:customStyle="1">
    <w:name w:val="Тема примечания Знак"/>
    <w:basedOn w:val="Style8"/>
    <w:link w:val="annotationsubject"/>
    <w:uiPriority w:val="99"/>
    <w:semiHidden/>
    <w:qFormat/>
    <w:rsid w:val="006f144d"/>
    <w:rPr>
      <w:b/>
      <w:bCs/>
      <w:sz w:val="20"/>
      <w:szCs w:val="20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6936f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936f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936f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936f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93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6936f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936f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CommentText">
    <w:name w:val="annotation text"/>
    <w:basedOn w:val="Normal"/>
    <w:link w:val="Style8"/>
    <w:uiPriority w:val="99"/>
    <w:semiHidden/>
    <w:unhideWhenUsed/>
    <w:rsid w:val="006f144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9"/>
    <w:uiPriority w:val="99"/>
    <w:semiHidden/>
    <w:unhideWhenUsed/>
    <w:qFormat/>
    <w:rsid w:val="006f144d"/>
    <w:pPr/>
    <w:rPr>
      <w:b/>
      <w:bCs/>
    </w:rPr>
  </w:style>
  <w:style w:type="paragraph" w:styleId="Revision">
    <w:name w:val="Revision"/>
    <w:uiPriority w:val="99"/>
    <w:semiHidden/>
    <w:qFormat/>
    <w:rsid w:val="006f144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comments.xml.rels><?xml version="1.0" encoding="UTF-8"?>
<Relationships xmlns="http://schemas.openxmlformats.org/package/2006/relationships"><Relationship Id="rId1" Type="http://schemas.openxmlformats.org/officeDocument/2006/relationships/hyperlink" Target="https://jira.modusbi.ru/browse/MB-4364" TargetMode="External"/>
</Relationship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jira.modusbi.ru/browse/MB-4304" TargetMode="External"/><Relationship Id="rId4" Type="http://schemas.openxmlformats.org/officeDocument/2006/relationships/hyperlink" Target="https://jira.modusbi.ru/browse/MB-4304" TargetMode="External"/><Relationship Id="rId5" Type="http://schemas.openxmlformats.org/officeDocument/2006/relationships/hyperlink" Target="https://jira.modusbi.ru/browse/MB-4304" TargetMode="Externa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Application>LibreOffice/25.8.6.2$Linux_X86_64 LibreOffice_project/580$Build-2</Application>
  <AppVersion>15.0000</AppVersion>
  <Pages>18</Pages>
  <Words>3757</Words>
  <Characters>24546</Characters>
  <CharactersWithSpaces>28063</CharactersWithSpaces>
  <Paragraphs>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2026-05-04T09:57:00Z</dcterms:created>
  <dc:creator>Александр Александр</dc:creator>
  <dc:description/>
  <dc:language>en-US</dc:language>
  <cp:lastModifiedBy/>
  <dcterms:modified xsi:type="dcterms:W3CDTF">2026-05-15T10:12:41Z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