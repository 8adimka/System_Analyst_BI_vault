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50E1" w14:textId="77777777" w:rsidR="00D05AD5" w:rsidRDefault="00D05AD5">
      <w:pPr>
        <w:pStyle w:val="afffffff4"/>
        <w:jc w:val="center"/>
        <w:rPr>
          <w:b/>
          <w:color w:val="000000" w:themeColor="text1"/>
        </w:rPr>
      </w:pPr>
    </w:p>
    <w:p w14:paraId="6F3F8CF8" w14:textId="77777777" w:rsidR="000F2DA3" w:rsidRDefault="000F2DA3">
      <w:pPr>
        <w:pStyle w:val="afffffff4"/>
        <w:jc w:val="center"/>
        <w:rPr>
          <w:b/>
          <w:color w:val="000000" w:themeColor="text1"/>
        </w:rPr>
      </w:pPr>
    </w:p>
    <w:p w14:paraId="74100000" w14:textId="77777777" w:rsidR="000F2DA3" w:rsidRDefault="000F2DA3">
      <w:pPr>
        <w:pStyle w:val="afffffff4"/>
        <w:jc w:val="center"/>
        <w:rPr>
          <w:b/>
          <w:color w:val="000000" w:themeColor="text1"/>
        </w:rPr>
      </w:pPr>
    </w:p>
    <w:p w14:paraId="24DCEE39" w14:textId="77777777" w:rsidR="000F2DA3" w:rsidRDefault="000F2DA3">
      <w:pPr>
        <w:pStyle w:val="afffffff4"/>
        <w:jc w:val="center"/>
        <w:rPr>
          <w:b/>
          <w:color w:val="000000" w:themeColor="text1"/>
        </w:rPr>
      </w:pPr>
    </w:p>
    <w:p w14:paraId="4AABBBAD" w14:textId="77777777" w:rsidR="000F2DA3" w:rsidRDefault="000F2DA3">
      <w:pPr>
        <w:pStyle w:val="afffffff4"/>
        <w:jc w:val="center"/>
        <w:rPr>
          <w:b/>
          <w:color w:val="000000" w:themeColor="text1"/>
        </w:rPr>
      </w:pPr>
    </w:p>
    <w:p w14:paraId="394BB3D0" w14:textId="77777777" w:rsidR="00D05AD5" w:rsidRDefault="009F4C0E">
      <w:pPr>
        <w:pStyle w:val="afffffff4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ТЕХНИЧЕСКОЕ ЗАДАНИЕ</w:t>
      </w:r>
    </w:p>
    <w:p w14:paraId="283E15D8" w14:textId="77777777" w:rsidR="00D05AD5" w:rsidRDefault="00D05AD5">
      <w:pPr>
        <w:pStyle w:val="TitulSGeneral14"/>
        <w:spacing w:before="0" w:after="0"/>
        <w:ind w:firstLine="0"/>
        <w:jc w:val="center"/>
        <w:rPr>
          <w:color w:val="000000" w:themeColor="text1"/>
          <w:szCs w:val="28"/>
          <w:lang w:val="ru-RU" w:eastAsia="ar-SA"/>
        </w:rPr>
      </w:pPr>
    </w:p>
    <w:p w14:paraId="70D8CCCB" w14:textId="77777777" w:rsidR="00D05AD5" w:rsidRDefault="009F4C0E">
      <w:pPr>
        <w:pStyle w:val="affffff7"/>
        <w:spacing w:before="0" w:line="276" w:lineRule="auto"/>
        <w:rPr>
          <w:color w:val="000000" w:themeColor="text1"/>
        </w:rPr>
      </w:pPr>
      <w:commentRangeStart w:id="0"/>
      <w:r>
        <w:rPr>
          <w:rFonts w:cs="Times New Roman"/>
        </w:rPr>
        <w:t xml:space="preserve">на развитие </w:t>
      </w:r>
      <w:r>
        <w:rPr>
          <w:rFonts w:cs="Times New Roman"/>
          <w:bCs w:val="0"/>
          <w:lang w:eastAsia="ar-SA"/>
        </w:rPr>
        <w:t xml:space="preserve">Аналитической системы </w:t>
      </w:r>
      <w:r>
        <w:rPr>
          <w:rFonts w:cs="Times New Roman"/>
        </w:rPr>
        <w:t xml:space="preserve">Россельхознадзора </w:t>
      </w:r>
      <w:r w:rsidR="0032575A">
        <w:rPr>
          <w:rFonts w:cs="Times New Roman"/>
        </w:rPr>
        <w:t>в части создания функционала для реализации концепции сервиса Россельхознадзора «Цифровой надзор» на ЕЦП «</w:t>
      </w:r>
      <w:proofErr w:type="spellStart"/>
      <w:r w:rsidR="0032575A">
        <w:rPr>
          <w:rFonts w:cs="Times New Roman"/>
        </w:rPr>
        <w:t>ГосТех</w:t>
      </w:r>
      <w:proofErr w:type="spellEnd"/>
      <w:r w:rsidR="0032575A">
        <w:rPr>
          <w:rFonts w:cs="Times New Roman"/>
        </w:rPr>
        <w:t xml:space="preserve">» </w:t>
      </w:r>
      <w:commentRangeEnd w:id="0"/>
      <w:r w:rsidR="006B295E">
        <w:rPr>
          <w:rStyle w:val="af5"/>
          <w:rFonts w:cs="Times New Roman"/>
          <w:bCs w:val="0"/>
          <w:lang w:eastAsia="ru-RU"/>
        </w:rPr>
        <w:commentReference w:id="0"/>
      </w:r>
    </w:p>
    <w:p w14:paraId="483572F8" w14:textId="77777777" w:rsidR="00D05AD5" w:rsidRDefault="00D05AD5">
      <w:pPr>
        <w:pStyle w:val="affffff7"/>
        <w:spacing w:before="0"/>
        <w:rPr>
          <w:rFonts w:cs="Times New Roman"/>
          <w:bCs w:val="0"/>
          <w:color w:val="000000" w:themeColor="text1"/>
          <w:lang w:eastAsia="ar-SA"/>
        </w:rPr>
      </w:pPr>
    </w:p>
    <w:p w14:paraId="45886B3C" w14:textId="77777777" w:rsidR="00D05AD5" w:rsidRDefault="00D05AD5">
      <w:pPr>
        <w:rPr>
          <w:caps/>
          <w:color w:val="000000" w:themeColor="text1"/>
        </w:rPr>
      </w:pPr>
    </w:p>
    <w:p w14:paraId="1D86C027" w14:textId="77777777" w:rsidR="00D05AD5" w:rsidRDefault="009F4C0E">
      <w:pPr>
        <w:pStyle w:val="afffc"/>
        <w:rPr>
          <w:color w:val="000000" w:themeColor="text1"/>
        </w:rPr>
      </w:pPr>
      <w:bookmarkStart w:id="1" w:name="_Toc158900447"/>
      <w:bookmarkStart w:id="2" w:name="_Toc158900456"/>
      <w:bookmarkStart w:id="3" w:name="_Toc158900440"/>
      <w:bookmarkStart w:id="4" w:name="_Toc158900452"/>
      <w:bookmarkStart w:id="5" w:name="_Toc158900460"/>
      <w:bookmarkStart w:id="6" w:name="_Toc158900466"/>
      <w:bookmarkStart w:id="7" w:name="_Toc158900583"/>
      <w:bookmarkStart w:id="8" w:name="_Toc158900465"/>
      <w:bookmarkStart w:id="9" w:name="_Toc158900464"/>
      <w:bookmarkStart w:id="10" w:name="_Toc158900467"/>
      <w:bookmarkStart w:id="11" w:name="_Toc158900468"/>
      <w:bookmarkStart w:id="12" w:name="_Toc158900487"/>
      <w:bookmarkStart w:id="13" w:name="_Toc158900491"/>
      <w:bookmarkStart w:id="14" w:name="_Toc158900041"/>
      <w:bookmarkStart w:id="15" w:name="_Toc158884608"/>
      <w:bookmarkStart w:id="16" w:name="_Toc15890058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color w:val="000000" w:themeColor="text1"/>
        </w:rPr>
        <w:lastRenderedPageBreak/>
        <w:t>Содержание</w:t>
      </w:r>
    </w:p>
    <w:p w14:paraId="20B03643" w14:textId="77777777" w:rsidR="0052681C" w:rsidRDefault="009F4C0E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"1-1" \h \z \u \t "Заголовок 2;2" </w:instrText>
      </w:r>
      <w:r>
        <w:rPr>
          <w:color w:val="000000" w:themeColor="text1"/>
        </w:rPr>
        <w:fldChar w:fldCharType="separate"/>
      </w:r>
      <w:hyperlink w:anchor="_Toc240723489" w:history="1">
        <w:r w:rsidR="0052681C" w:rsidRPr="00124B09">
          <w:rPr>
            <w:rStyle w:val="af8"/>
            <w:noProof/>
          </w:rPr>
          <w:t>1. Общие сведения</w:t>
        </w:r>
        <w:r w:rsidR="0052681C">
          <w:rPr>
            <w:noProof/>
            <w:webHidden/>
          </w:rPr>
          <w:tab/>
        </w:r>
        <w:r w:rsidR="0052681C">
          <w:rPr>
            <w:noProof/>
            <w:webHidden/>
          </w:rPr>
          <w:fldChar w:fldCharType="begin"/>
        </w:r>
        <w:r w:rsidR="0052681C">
          <w:rPr>
            <w:noProof/>
            <w:webHidden/>
          </w:rPr>
          <w:instrText xml:space="preserve"> PAGEREF _Toc240723489 \h </w:instrText>
        </w:r>
        <w:r w:rsidR="0052681C">
          <w:rPr>
            <w:noProof/>
            <w:webHidden/>
          </w:rPr>
        </w:r>
        <w:r w:rsidR="0052681C"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 w:rsidR="0052681C">
          <w:rPr>
            <w:noProof/>
            <w:webHidden/>
          </w:rPr>
          <w:fldChar w:fldCharType="end"/>
        </w:r>
      </w:hyperlink>
    </w:p>
    <w:p w14:paraId="231E5B38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0" w:history="1">
        <w:r w:rsidRPr="00124B09">
          <w:rPr>
            <w:rStyle w:val="af8"/>
            <w:noProof/>
          </w:rPr>
          <w:t>1.1. Предмет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9E33A1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1" w:history="1">
        <w:r w:rsidRPr="00124B09">
          <w:rPr>
            <w:rStyle w:val="af8"/>
            <w:noProof/>
          </w:rPr>
          <w:t>1.2. Полное наименование Системы и её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2FA1D8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2" w:history="1">
        <w:r w:rsidRPr="00124B09">
          <w:rPr>
            <w:rStyle w:val="af8"/>
            <w:noProof/>
          </w:rPr>
          <w:t>1.3. Основание для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60CD10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3" w:history="1">
        <w:r w:rsidRPr="00124B09">
          <w:rPr>
            <w:rStyle w:val="af8"/>
            <w:noProof/>
          </w:rPr>
          <w:t>1.4. 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A7A060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4" w:history="1">
        <w:r w:rsidRPr="00124B09">
          <w:rPr>
            <w:rStyle w:val="af8"/>
            <w:noProof/>
          </w:rPr>
          <w:t>1.5. Источник финансирования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C05A3D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5" w:history="1">
        <w:r w:rsidRPr="00124B09">
          <w:rPr>
            <w:rStyle w:val="af8"/>
            <w:noProof/>
          </w:rPr>
          <w:t>1.6. Сроки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2CE6C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6" w:history="1">
        <w:r w:rsidRPr="00124B09">
          <w:rPr>
            <w:rStyle w:val="af8"/>
            <w:noProof/>
          </w:rPr>
          <w:t>1.7. Место нахождения 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C5CD2B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7" w:history="1">
        <w:r w:rsidRPr="00124B09">
          <w:rPr>
            <w:rStyle w:val="af8"/>
            <w:noProof/>
          </w:rPr>
          <w:t>1.8. Описание эксплуатируемой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5CAC7C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8" w:history="1">
        <w:r w:rsidRPr="00124B09">
          <w:rPr>
            <w:rStyle w:val="af8"/>
            <w:noProof/>
          </w:rPr>
          <w:t>1.9. Цели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51DDED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499" w:history="1">
        <w:r w:rsidRPr="00124B09">
          <w:rPr>
            <w:rStyle w:val="af8"/>
            <w:noProof/>
          </w:rPr>
          <w:t>2. Требования к выполнению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B8E83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0" w:history="1">
        <w:r w:rsidRPr="00124B09">
          <w:rPr>
            <w:rStyle w:val="af8"/>
            <w:noProof/>
          </w:rPr>
          <w:t>2.1. 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570106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1" w:history="1">
        <w:r w:rsidRPr="00124B09">
          <w:rPr>
            <w:rStyle w:val="af8"/>
            <w:noProof/>
          </w:rPr>
          <w:t>2.2. Требования к обследованию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CEF6F5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2" w:history="1">
        <w:r w:rsidRPr="00124B09">
          <w:rPr>
            <w:rStyle w:val="af8"/>
            <w:noProof/>
          </w:rPr>
          <w:t>2.3. Требования к техническому проектированию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E4DC2F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3" w:history="1">
        <w:r w:rsidRPr="00124B09">
          <w:rPr>
            <w:rStyle w:val="af8"/>
            <w:noProof/>
          </w:rPr>
          <w:t>2.4. Требования к рабочему проектированию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DFE658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4" w:history="1">
        <w:r w:rsidRPr="00124B09">
          <w:rPr>
            <w:rStyle w:val="af8"/>
            <w:noProof/>
          </w:rPr>
          <w:t>2.5. Требования к испытаниям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948DC4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5" w:history="1">
        <w:r w:rsidRPr="00124B09">
          <w:rPr>
            <w:rStyle w:val="af8"/>
            <w:noProof/>
          </w:rPr>
          <w:t>3. Порядок рассмотрения результатов исполнения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0F8333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6" w:history="1">
        <w:r w:rsidRPr="00124B09">
          <w:rPr>
            <w:rStyle w:val="af8"/>
            <w:noProof/>
          </w:rPr>
          <w:t>3.1. Требования к срокам предоставления и рассмотрения результатов исполнения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29240D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7" w:history="1">
        <w:r w:rsidRPr="00124B09">
          <w:rPr>
            <w:rStyle w:val="af8"/>
            <w:noProof/>
          </w:rPr>
          <w:t>3.2. Требования к оформлению отчётных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58EF79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8" w:history="1">
        <w:r w:rsidRPr="00124B09">
          <w:rPr>
            <w:rStyle w:val="af8"/>
            <w:noProof/>
          </w:rPr>
          <w:t>4. Прочие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E7CC3F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09" w:history="1">
        <w:r w:rsidRPr="00124B09">
          <w:rPr>
            <w:rStyle w:val="af8"/>
            <w:noProof/>
            <w:lang w:eastAsia="en-US"/>
          </w:rPr>
          <w:t>4.1. Контроль за исполнением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937E2F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0" w:history="1">
        <w:r w:rsidRPr="00124B09">
          <w:rPr>
            <w:rStyle w:val="af8"/>
            <w:noProof/>
            <w:lang w:eastAsia="en-US"/>
          </w:rPr>
          <w:t>4.2. Гарантийные обязательства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5C76C3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1" w:history="1">
        <w:r w:rsidRPr="00124B09">
          <w:rPr>
            <w:rStyle w:val="af8"/>
            <w:noProof/>
            <w:lang w:eastAsia="en-US"/>
          </w:rPr>
          <w:t>4.3. Ответственность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44FEB2" w14:textId="77777777" w:rsidR="0052681C" w:rsidRDefault="0052681C">
      <w:pPr>
        <w:pStyle w:val="2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2" w:history="1">
        <w:r w:rsidRPr="00124B09">
          <w:rPr>
            <w:rStyle w:val="af8"/>
            <w:noProof/>
            <w:lang w:eastAsia="en-US"/>
          </w:rPr>
          <w:t>4.4. Требования к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EB9CB4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3" w:history="1">
        <w:r w:rsidRPr="00124B09">
          <w:rPr>
            <w:rStyle w:val="af8"/>
            <w:noProof/>
          </w:rPr>
          <w:t>Приложение 1 Календарный план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E7550B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4" w:history="1">
        <w:r w:rsidRPr="00124B09">
          <w:rPr>
            <w:rStyle w:val="af8"/>
            <w:noProof/>
          </w:rPr>
          <w:t>Приложение 2 Требования к развитию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B674EA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5" w:history="1">
        <w:r w:rsidRPr="00124B09">
          <w:rPr>
            <w:rStyle w:val="af8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Общие требования к модернизированной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B020C2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6" w:history="1">
        <w:r w:rsidRPr="00124B09">
          <w:rPr>
            <w:rStyle w:val="af8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подсистеме цифровых индикаторов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E56DBF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7" w:history="1">
        <w:r w:rsidRPr="00124B09">
          <w:rPr>
            <w:rStyle w:val="af8"/>
            <w:noProof/>
            <w:lang w:eastAsia="en-US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подсистеме автоматического сбора доказательной базы по сработавшим цифровым индикаторам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B005DC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8" w:history="1">
        <w:r w:rsidRPr="00124B09">
          <w:rPr>
            <w:rStyle w:val="af8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подсистеме автоматизированного отслеживания факторов изменения категорий риска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DDC214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19" w:history="1">
        <w:r w:rsidRPr="00124B09">
          <w:rPr>
            <w:rStyle w:val="af8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функционалу расчета и объемов подконтрольной продукции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6B6E88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0" w:history="1">
        <w:r w:rsidRPr="00124B09">
          <w:rPr>
            <w:rStyle w:val="af8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статистическим и техническим отчетам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27C1538" w14:textId="77777777" w:rsidR="0052681C" w:rsidRDefault="0052681C">
      <w:pPr>
        <w:pStyle w:val="29"/>
        <w:tabs>
          <w:tab w:val="left" w:pos="72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1" w:history="1">
        <w:r w:rsidRPr="00124B09">
          <w:rPr>
            <w:rStyle w:val="af8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B09">
          <w:rPr>
            <w:rStyle w:val="af8"/>
            <w:noProof/>
          </w:rPr>
          <w:t>Требования к интеграционному взаимодействию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D46FFED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2" w:history="1">
        <w:r w:rsidRPr="00124B09">
          <w:rPr>
            <w:rStyle w:val="af8"/>
            <w:noProof/>
          </w:rPr>
          <w:t>Приложение 3 Форма Перечня представителей Исполнителя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7D5073B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3" w:history="1">
        <w:r w:rsidRPr="00124B09">
          <w:rPr>
            <w:rStyle w:val="af8"/>
            <w:noProof/>
          </w:rPr>
          <w:t>Приложение 4 Перечень руководящих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833E00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4" w:history="1">
        <w:r w:rsidRPr="00124B09">
          <w:rPr>
            <w:rStyle w:val="af8"/>
            <w:noProof/>
          </w:rPr>
          <w:t>Приложение 5 Характеристики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FEE3820" w14:textId="77777777" w:rsidR="0052681C" w:rsidRDefault="0052681C">
      <w:pPr>
        <w:pStyle w:val="19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723525" w:history="1">
        <w:r w:rsidRPr="00124B09">
          <w:rPr>
            <w:rStyle w:val="af8"/>
            <w:noProof/>
          </w:rPr>
          <w:t>Перечень терминов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_Toc240723525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68E9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EC3C752" w14:textId="77777777" w:rsidR="00D05AD5" w:rsidRDefault="009F4C0E">
      <w:pPr>
        <w:pStyle w:val="10"/>
        <w:rPr>
          <w:color w:val="000000" w:themeColor="text1"/>
        </w:rPr>
      </w:pPr>
      <w:r>
        <w:rPr>
          <w:color w:val="000000" w:themeColor="text1"/>
        </w:rPr>
        <w:lastRenderedPageBreak/>
        <w:fldChar w:fldCharType="end"/>
      </w:r>
      <w:bookmarkStart w:id="17" w:name="_Toc240723489"/>
      <w:r>
        <w:rPr>
          <w:color w:val="000000" w:themeColor="text1"/>
        </w:rPr>
        <w:t>Общие сведения</w:t>
      </w:r>
      <w:bookmarkEnd w:id="14"/>
      <w:bookmarkEnd w:id="15"/>
      <w:bookmarkEnd w:id="16"/>
      <w:bookmarkEnd w:id="17"/>
    </w:p>
    <w:p w14:paraId="37C28E79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18" w:name="_Toc240723490"/>
      <w:bookmarkStart w:id="19" w:name="_Toc158900042"/>
      <w:bookmarkStart w:id="20" w:name="_Toc158884609"/>
      <w:bookmarkStart w:id="21" w:name="_Toc158900585"/>
      <w:r>
        <w:rPr>
          <w:color w:val="000000" w:themeColor="text1"/>
        </w:rPr>
        <w:t>Предмет</w:t>
      </w:r>
      <w:bookmarkEnd w:id="18"/>
      <w:r>
        <w:rPr>
          <w:color w:val="000000" w:themeColor="text1"/>
        </w:rPr>
        <w:t xml:space="preserve"> </w:t>
      </w:r>
      <w:bookmarkEnd w:id="19"/>
      <w:bookmarkEnd w:id="20"/>
      <w:bookmarkEnd w:id="21"/>
    </w:p>
    <w:p w14:paraId="3DE09132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Развитие Системы.</w:t>
      </w:r>
    </w:p>
    <w:p w14:paraId="6B2F11D0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22" w:name="_Toc158900043"/>
      <w:bookmarkStart w:id="23" w:name="_Toc158884610"/>
      <w:bookmarkStart w:id="24" w:name="_Toc158900586"/>
      <w:bookmarkStart w:id="25" w:name="_Toc240723491"/>
      <w:r>
        <w:rPr>
          <w:color w:val="000000" w:themeColor="text1"/>
        </w:rPr>
        <w:t>Полное наименование Системы и её условное обозначение</w:t>
      </w:r>
      <w:bookmarkEnd w:id="22"/>
      <w:bookmarkEnd w:id="23"/>
      <w:bookmarkEnd w:id="24"/>
      <w:bookmarkEnd w:id="25"/>
    </w:p>
    <w:p w14:paraId="07CB52ED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bookmarkStart w:id="26" w:name="_Toc158900587"/>
      <w:bookmarkStart w:id="27" w:name="_Toc158884611"/>
      <w:bookmarkStart w:id="28" w:name="_Toc158900044"/>
      <w:r>
        <w:rPr>
          <w:color w:val="000000" w:themeColor="text1"/>
        </w:rPr>
        <w:t xml:space="preserve">Полное наименование: </w:t>
      </w:r>
      <w:r>
        <w:rPr>
          <w:sz w:val="25"/>
          <w:szCs w:val="25"/>
        </w:rPr>
        <w:t>Аналитическая система Россельхознадзора</w:t>
      </w:r>
      <w:r>
        <w:t>.</w:t>
      </w:r>
    </w:p>
    <w:p w14:paraId="1E38F30A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Краткое наименование: </w:t>
      </w:r>
      <w:r>
        <w:rPr>
          <w:sz w:val="25"/>
          <w:szCs w:val="25"/>
        </w:rPr>
        <w:t>Система</w:t>
      </w:r>
      <w:r>
        <w:rPr>
          <w:color w:val="000000" w:themeColor="text1"/>
        </w:rPr>
        <w:t>.</w:t>
      </w:r>
    </w:p>
    <w:p w14:paraId="09D08F2B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29" w:name="_Toc240723492"/>
      <w:commentRangeStart w:id="30"/>
      <w:r>
        <w:rPr>
          <w:color w:val="000000" w:themeColor="text1"/>
        </w:rPr>
        <w:t xml:space="preserve">Основание для </w:t>
      </w:r>
      <w:bookmarkEnd w:id="26"/>
      <w:bookmarkEnd w:id="27"/>
      <w:bookmarkEnd w:id="28"/>
      <w:r w:rsidR="000F2DA3">
        <w:rPr>
          <w:color w:val="000000" w:themeColor="text1"/>
        </w:rPr>
        <w:t>выполнения работ</w:t>
      </w:r>
      <w:commentRangeEnd w:id="30"/>
      <w:r w:rsidR="0032575A">
        <w:rPr>
          <w:rStyle w:val="af5"/>
          <w:rFonts w:cs="Times New Roman"/>
          <w:b w:val="0"/>
          <w:bCs w:val="0"/>
          <w:iCs w:val="0"/>
        </w:rPr>
        <w:commentReference w:id="30"/>
      </w:r>
      <w:bookmarkEnd w:id="29"/>
    </w:p>
    <w:p w14:paraId="21111181" w14:textId="77777777" w:rsidR="00D05AD5" w:rsidRDefault="009F4C0E">
      <w:pPr>
        <w:pStyle w:val="34"/>
        <w:numPr>
          <w:ilvl w:val="2"/>
          <w:numId w:val="35"/>
        </w:numPr>
        <w:spacing w:line="276" w:lineRule="auto"/>
      </w:pPr>
      <w:bookmarkStart w:id="31" w:name="_Toc158900045"/>
      <w:bookmarkStart w:id="32" w:name="_Toc158884612"/>
      <w:bookmarkStart w:id="33" w:name="_Toc158900588"/>
      <w:r>
        <w:t>Ведомственная программа цифровой трансформации Россельхознадзора на период 2026 – 2028 года.</w:t>
      </w:r>
    </w:p>
    <w:p w14:paraId="26D95423" w14:textId="77777777" w:rsidR="00D05AD5" w:rsidRDefault="009F4C0E">
      <w:pPr>
        <w:pStyle w:val="34"/>
        <w:numPr>
          <w:ilvl w:val="2"/>
          <w:numId w:val="35"/>
        </w:numPr>
        <w:spacing w:line="276" w:lineRule="auto"/>
      </w:pPr>
      <w:r>
        <w:t>Отраслевые нормативно-правовые акты и нормативные документы, относящиеся к вопросам функционирования Системы.</w:t>
      </w:r>
    </w:p>
    <w:p w14:paraId="7A7D871F" w14:textId="77777777" w:rsidR="00D05AD5" w:rsidRDefault="009F4C0E">
      <w:pPr>
        <w:pStyle w:val="34"/>
        <w:numPr>
          <w:ilvl w:val="2"/>
          <w:numId w:val="35"/>
        </w:numPr>
        <w:spacing w:line="276" w:lineRule="auto"/>
      </w:pPr>
      <w:r>
        <w:t>Нормативно-правовые акты и нормативные документы, указанные в Приложении 4 к ТЗ.</w:t>
      </w:r>
    </w:p>
    <w:p w14:paraId="3CB5AA3F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34" w:name="_Toc240723493"/>
      <w:r>
        <w:rPr>
          <w:color w:val="000000" w:themeColor="text1"/>
        </w:rPr>
        <w:t>Участники</w:t>
      </w:r>
      <w:bookmarkEnd w:id="34"/>
      <w:r>
        <w:rPr>
          <w:color w:val="000000" w:themeColor="text1"/>
        </w:rPr>
        <w:t xml:space="preserve"> </w:t>
      </w:r>
      <w:bookmarkEnd w:id="31"/>
      <w:bookmarkEnd w:id="32"/>
      <w:bookmarkEnd w:id="33"/>
    </w:p>
    <w:p w14:paraId="205101A3" w14:textId="77777777" w:rsidR="000F2DA3" w:rsidRDefault="000F2DA3" w:rsidP="000F2DA3">
      <w:pPr>
        <w:pStyle w:val="ae"/>
        <w:spacing w:line="276" w:lineRule="auto"/>
        <w:rPr>
          <w:color w:val="000000" w:themeColor="text1"/>
        </w:rPr>
      </w:pPr>
      <w:bookmarkStart w:id="35" w:name="_Toc158884613"/>
      <w:bookmarkStart w:id="36" w:name="_Toc158900589"/>
      <w:bookmarkStart w:id="37" w:name="_Toc158900046"/>
      <w:r>
        <w:rPr>
          <w:color w:val="000000" w:themeColor="text1"/>
        </w:rPr>
        <w:t>Заказчик – Федеральное государственное бюджетное учреждение «Федеральный центр охраны здоровья животных» (ФГБУ «ВНИИЗЖ»)</w:t>
      </w:r>
    </w:p>
    <w:p w14:paraId="5EB8A061" w14:textId="77777777" w:rsidR="00D05AD5" w:rsidRDefault="000F2DA3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Исполнитель – </w:t>
      </w:r>
      <w:r w:rsidRPr="003749FA">
        <w:rPr>
          <w:color w:val="000000" w:themeColor="text1"/>
        </w:rPr>
        <w:t>определяется по результату проведения открытого конкурса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</w:t>
      </w:r>
      <w:r>
        <w:rPr>
          <w:color w:val="000000" w:themeColor="text1"/>
        </w:rPr>
        <w:t>.</w:t>
      </w:r>
    </w:p>
    <w:p w14:paraId="6BEDA518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38" w:name="_Toc240723494"/>
      <w:r>
        <w:rPr>
          <w:color w:val="000000" w:themeColor="text1"/>
        </w:rPr>
        <w:t>Источник финансирования</w:t>
      </w:r>
      <w:bookmarkEnd w:id="35"/>
      <w:bookmarkEnd w:id="36"/>
      <w:bookmarkEnd w:id="37"/>
      <w:bookmarkEnd w:id="38"/>
    </w:p>
    <w:p w14:paraId="16E36D3A" w14:textId="77777777" w:rsidR="00D05AD5" w:rsidRDefault="009F4C0E">
      <w:pPr>
        <w:pStyle w:val="ae"/>
        <w:spacing w:line="276" w:lineRule="auto"/>
      </w:pPr>
      <w:r>
        <w:rPr>
          <w:color w:val="000000" w:themeColor="text1"/>
        </w:rPr>
        <w:t>Средства федерального бюджета в виде субсидии на иные цели (код субсидии 08-18) «Субсидия в целях проведения анализа, мониторинга, экспертизы, опросов, информационно-аналитического и организационно-технического обеспечения, содержания имущества, транспортного обслуживания, сбора и обработки статистической информации, предоставления полиграфических, телекоммуникационных, радиокоммуникационных, консультационных и методических услуг в целях обеспечения реализации полномочий федерального органа государственной власти, осуществляющего функции и полномочия учредителя федерального государственного учреждения» (направление финансирования: «Развитие Аналитической системы Россельхознадзора» в рамках комплекса процессных мероприятий «Организация ветеринарного и фитосанитарного надзора»), а также, при необходимости, внебюджетные средства от приносящей доход деятельности.</w:t>
      </w:r>
    </w:p>
    <w:p w14:paraId="2DE205F0" w14:textId="77777777" w:rsidR="00D05AD5" w:rsidRDefault="00D05AD5">
      <w:pPr>
        <w:pStyle w:val="ae"/>
        <w:spacing w:line="276" w:lineRule="auto"/>
        <w:rPr>
          <w:color w:val="000000" w:themeColor="text1"/>
        </w:rPr>
      </w:pPr>
    </w:p>
    <w:p w14:paraId="530AA70C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39" w:name="_Toc158884614"/>
      <w:bookmarkStart w:id="40" w:name="_Toc158900047"/>
      <w:bookmarkStart w:id="41" w:name="_Toc158900590"/>
      <w:bookmarkStart w:id="42" w:name="_Toc240723495"/>
      <w:r>
        <w:rPr>
          <w:color w:val="000000" w:themeColor="text1"/>
        </w:rPr>
        <w:lastRenderedPageBreak/>
        <w:t xml:space="preserve">Сроки </w:t>
      </w:r>
      <w:bookmarkEnd w:id="39"/>
      <w:bookmarkEnd w:id="40"/>
      <w:bookmarkEnd w:id="41"/>
      <w:r w:rsidR="000F2DA3">
        <w:rPr>
          <w:color w:val="000000" w:themeColor="text1"/>
        </w:rPr>
        <w:t>выполнения работ</w:t>
      </w:r>
      <w:bookmarkEnd w:id="42"/>
    </w:p>
    <w:p w14:paraId="5AB74F8C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Указаны в Календарном плане (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_Ref158902579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>
        <w:rPr>
          <w:color w:val="000000" w:themeColor="text1"/>
        </w:rPr>
        <w:t>Приложение 1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к ТЗ).</w:t>
      </w:r>
    </w:p>
    <w:p w14:paraId="4573A60B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43" w:name="_Toc158890025"/>
      <w:bookmarkStart w:id="44" w:name="_Toc158884615"/>
      <w:bookmarkStart w:id="45" w:name="_Toc158900591"/>
      <w:bookmarkStart w:id="46" w:name="_Toc158900048"/>
      <w:bookmarkStart w:id="47" w:name="_Toc240723496"/>
      <w:bookmarkStart w:id="48" w:name="_Toc158884616"/>
      <w:bookmarkStart w:id="49" w:name="_Toc158900592"/>
      <w:bookmarkStart w:id="50" w:name="_Toc158900049"/>
      <w:bookmarkEnd w:id="43"/>
      <w:r>
        <w:rPr>
          <w:color w:val="000000" w:themeColor="text1"/>
        </w:rPr>
        <w:t xml:space="preserve">Место </w:t>
      </w:r>
      <w:bookmarkEnd w:id="44"/>
      <w:bookmarkEnd w:id="45"/>
      <w:bookmarkEnd w:id="46"/>
      <w:r w:rsidR="000F2DA3">
        <w:rPr>
          <w:color w:val="000000" w:themeColor="text1"/>
        </w:rPr>
        <w:t>нахождения Заказчика</w:t>
      </w:r>
      <w:bookmarkEnd w:id="47"/>
    </w:p>
    <w:p w14:paraId="00B5DB54" w14:textId="77777777" w:rsidR="00D05AD5" w:rsidRDefault="009F4C0E" w:rsidP="000F2DA3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600901, г. Владимир, </w:t>
      </w:r>
      <w:proofErr w:type="spellStart"/>
      <w:r>
        <w:rPr>
          <w:color w:val="000000" w:themeColor="text1"/>
        </w:rPr>
        <w:t>мкр</w:t>
      </w:r>
      <w:proofErr w:type="spellEnd"/>
      <w:r>
        <w:rPr>
          <w:color w:val="000000" w:themeColor="text1"/>
        </w:rPr>
        <w:t>. Юрьевец</w:t>
      </w:r>
      <w:r w:rsidR="000F2DA3">
        <w:rPr>
          <w:color w:val="000000" w:themeColor="text1"/>
        </w:rPr>
        <w:t xml:space="preserve">, </w:t>
      </w:r>
      <w:proofErr w:type="spellStart"/>
      <w:r w:rsidR="000F2DA3">
        <w:rPr>
          <w:color w:val="000000" w:themeColor="text1"/>
        </w:rPr>
        <w:t>ул.Гвардейская</w:t>
      </w:r>
      <w:proofErr w:type="spellEnd"/>
      <w:r w:rsidR="000F2DA3">
        <w:rPr>
          <w:color w:val="000000" w:themeColor="text1"/>
        </w:rPr>
        <w:t>, д.6</w:t>
      </w:r>
      <w:r>
        <w:rPr>
          <w:color w:val="000000" w:themeColor="text1"/>
        </w:rPr>
        <w:t>.</w:t>
      </w:r>
    </w:p>
    <w:p w14:paraId="5BABC522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51" w:name="_Toc240723497"/>
      <w:r>
        <w:rPr>
          <w:color w:val="000000" w:themeColor="text1"/>
        </w:rPr>
        <w:t>Описание эксплуатируемой Системы</w:t>
      </w:r>
      <w:bookmarkEnd w:id="48"/>
      <w:bookmarkEnd w:id="49"/>
      <w:bookmarkEnd w:id="50"/>
      <w:bookmarkEnd w:id="51"/>
    </w:p>
    <w:p w14:paraId="67B69C37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В соответствии с Документацией на Систему и Приложением № 5 к Техническому заданию.</w:t>
      </w:r>
    </w:p>
    <w:p w14:paraId="6393E0BD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52" w:name="_Toc240723498"/>
      <w:bookmarkStart w:id="53" w:name="_Toc158900593"/>
      <w:bookmarkStart w:id="54" w:name="_Toc158900050"/>
      <w:bookmarkStart w:id="55" w:name="_Toc158884617"/>
      <w:r>
        <w:rPr>
          <w:color w:val="000000" w:themeColor="text1"/>
        </w:rPr>
        <w:t>Цели и задачи</w:t>
      </w:r>
      <w:bookmarkEnd w:id="52"/>
      <w:r>
        <w:rPr>
          <w:color w:val="000000" w:themeColor="text1"/>
        </w:rPr>
        <w:t xml:space="preserve"> </w:t>
      </w:r>
      <w:bookmarkEnd w:id="53"/>
      <w:bookmarkEnd w:id="54"/>
      <w:bookmarkEnd w:id="55"/>
    </w:p>
    <w:p w14:paraId="3B21AF0B" w14:textId="77777777" w:rsidR="00D05AD5" w:rsidRDefault="009F4C0E">
      <w:pPr>
        <w:pStyle w:val="affffffff3"/>
        <w:rPr>
          <w:b/>
          <w:sz w:val="24"/>
        </w:rPr>
      </w:pPr>
      <w:bookmarkStart w:id="56" w:name="_Toc158900594"/>
      <w:bookmarkStart w:id="57" w:name="_Toc158884618"/>
      <w:bookmarkStart w:id="58" w:name="_Toc158900051"/>
      <w:r>
        <w:rPr>
          <w:b/>
          <w:sz w:val="24"/>
        </w:rPr>
        <w:t>Цель</w:t>
      </w:r>
      <w:bookmarkEnd w:id="56"/>
      <w:bookmarkEnd w:id="57"/>
      <w:bookmarkEnd w:id="58"/>
    </w:p>
    <w:p w14:paraId="1645008E" w14:textId="77777777" w:rsidR="00D05AD5" w:rsidRDefault="009F4C0E">
      <w:pPr>
        <w:pStyle w:val="2f9"/>
        <w:spacing w:line="276" w:lineRule="auto"/>
      </w:pPr>
      <w:r>
        <w:t>Достижение ключевых результатов цифровой трансформации, установленных ведомственной программой цифровой трансформации Россельхознадзора на 2026 год и плановый период 2027-2028 годов и расширение автоматизации деятельности Федеральной службы по ветеринарному и фитосанитарному надзору (далее – Россельхознадзор) в сфере ветеринарного надзора в части совершенствования реализованной ранее функциональности, указанных в нижеприведённой таблице:</w:t>
      </w:r>
    </w:p>
    <w:p w14:paraId="70330CF8" w14:textId="77777777" w:rsidR="00D05AD5" w:rsidRDefault="00D05AD5">
      <w:pPr>
        <w:pStyle w:val="2f9"/>
        <w:spacing w:line="276" w:lineRule="auto"/>
      </w:pPr>
    </w:p>
    <w:tbl>
      <w:tblPr>
        <w:tblStyle w:val="afff6"/>
        <w:tblW w:w="9209" w:type="dxa"/>
        <w:jc w:val="center"/>
        <w:tblLook w:val="04A0" w:firstRow="1" w:lastRow="0" w:firstColumn="1" w:lastColumn="0" w:noHBand="0" w:noVBand="1"/>
      </w:tblPr>
      <w:tblGrid>
        <w:gridCol w:w="562"/>
        <w:gridCol w:w="8647"/>
      </w:tblGrid>
      <w:tr w:rsidR="00D05AD5" w14:paraId="1DC26352" w14:textId="77777777">
        <w:trPr>
          <w:jc w:val="center"/>
        </w:trPr>
        <w:tc>
          <w:tcPr>
            <w:tcW w:w="562" w:type="dxa"/>
            <w:vAlign w:val="center"/>
          </w:tcPr>
          <w:p w14:paraId="71856793" w14:textId="77777777" w:rsidR="00D05AD5" w:rsidRDefault="009F4C0E">
            <w:pPr>
              <w:pStyle w:val="ae"/>
              <w:widowControl w:val="0"/>
              <w:ind w:firstLine="0"/>
              <w:jc w:val="center"/>
              <w:rPr>
                <w:sz w:val="22"/>
              </w:rPr>
            </w:pPr>
            <w:commentRangeStart w:id="59"/>
            <w:r>
              <w:rPr>
                <w:sz w:val="22"/>
              </w:rPr>
              <w:t>№ п/п</w:t>
            </w:r>
          </w:p>
        </w:tc>
        <w:tc>
          <w:tcPr>
            <w:tcW w:w="8647" w:type="dxa"/>
            <w:vAlign w:val="center"/>
          </w:tcPr>
          <w:p w14:paraId="25E35862" w14:textId="77777777" w:rsidR="00D05AD5" w:rsidRDefault="009F4C0E">
            <w:pPr>
              <w:pStyle w:val="ae"/>
              <w:widowControl w:val="0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Краткое наименование показателя</w:t>
            </w:r>
            <w:commentRangeEnd w:id="59"/>
            <w:r w:rsidR="006B295E">
              <w:rPr>
                <w:rStyle w:val="af5"/>
              </w:rPr>
              <w:commentReference w:id="59"/>
            </w:r>
          </w:p>
        </w:tc>
      </w:tr>
      <w:tr w:rsidR="00D05AD5" w14:paraId="2E67194C" w14:textId="77777777">
        <w:trPr>
          <w:jc w:val="center"/>
        </w:trPr>
        <w:tc>
          <w:tcPr>
            <w:tcW w:w="562" w:type="dxa"/>
          </w:tcPr>
          <w:p w14:paraId="456911B6" w14:textId="77777777" w:rsidR="00D05AD5" w:rsidRDefault="00D05AD5">
            <w:pPr>
              <w:pStyle w:val="ae"/>
              <w:widowControl w:val="0"/>
              <w:numPr>
                <w:ilvl w:val="0"/>
                <w:numId w:val="36"/>
              </w:numPr>
              <w:spacing w:line="276" w:lineRule="auto"/>
              <w:ind w:left="454"/>
              <w:jc w:val="center"/>
            </w:pPr>
          </w:p>
        </w:tc>
        <w:tc>
          <w:tcPr>
            <w:tcW w:w="8647" w:type="dxa"/>
            <w:vAlign w:val="center"/>
          </w:tcPr>
          <w:p w14:paraId="6AD9538C" w14:textId="77777777" w:rsidR="00D05AD5" w:rsidRDefault="005B7B80">
            <w:pPr>
              <w:pStyle w:val="ae"/>
              <w:widowControl w:val="0"/>
              <w:ind w:firstLine="0"/>
            </w:pPr>
            <w:r w:rsidRPr="005B7B80">
              <w:t>В Аналитической системе Россельхознадзора создана подсистема цифровых индикаторов рисков</w:t>
            </w:r>
          </w:p>
        </w:tc>
      </w:tr>
      <w:tr w:rsidR="005B7B80" w14:paraId="7EA991F7" w14:textId="77777777">
        <w:trPr>
          <w:jc w:val="center"/>
        </w:trPr>
        <w:tc>
          <w:tcPr>
            <w:tcW w:w="562" w:type="dxa"/>
          </w:tcPr>
          <w:p w14:paraId="444240C4" w14:textId="77777777" w:rsidR="005B7B80" w:rsidRDefault="005B7B80">
            <w:pPr>
              <w:pStyle w:val="ae"/>
              <w:widowControl w:val="0"/>
              <w:numPr>
                <w:ilvl w:val="0"/>
                <w:numId w:val="36"/>
              </w:numPr>
              <w:spacing w:line="276" w:lineRule="auto"/>
              <w:ind w:left="454"/>
              <w:jc w:val="center"/>
            </w:pPr>
          </w:p>
        </w:tc>
        <w:tc>
          <w:tcPr>
            <w:tcW w:w="8647" w:type="dxa"/>
            <w:vAlign w:val="center"/>
          </w:tcPr>
          <w:p w14:paraId="3CBB75F8" w14:textId="77777777" w:rsidR="005B7B80" w:rsidRPr="005B7B80" w:rsidRDefault="005B7B80">
            <w:pPr>
              <w:pStyle w:val="ae"/>
              <w:widowControl w:val="0"/>
              <w:ind w:firstLine="0"/>
            </w:pPr>
            <w:r w:rsidRPr="005B7B80">
              <w:t>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</w:t>
            </w:r>
          </w:p>
        </w:tc>
      </w:tr>
    </w:tbl>
    <w:p w14:paraId="4A51BFFE" w14:textId="77777777" w:rsidR="00D05AD5" w:rsidRDefault="00D05AD5">
      <w:pPr>
        <w:pStyle w:val="ae"/>
        <w:spacing w:line="276" w:lineRule="auto"/>
        <w:rPr>
          <w:color w:val="000000" w:themeColor="text1"/>
        </w:rPr>
      </w:pPr>
    </w:p>
    <w:p w14:paraId="3D3F5881" w14:textId="77777777" w:rsidR="00D05AD5" w:rsidRDefault="009F4C0E">
      <w:pPr>
        <w:pStyle w:val="affffffff3"/>
        <w:rPr>
          <w:b/>
          <w:sz w:val="24"/>
        </w:rPr>
      </w:pPr>
      <w:bookmarkStart w:id="60" w:name="_Toc158884619"/>
      <w:bookmarkStart w:id="61" w:name="_Toc158900052"/>
      <w:bookmarkStart w:id="62" w:name="_Toc158900595"/>
      <w:r>
        <w:rPr>
          <w:b/>
          <w:sz w:val="24"/>
        </w:rPr>
        <w:t>Задачи</w:t>
      </w:r>
      <w:bookmarkEnd w:id="60"/>
      <w:bookmarkEnd w:id="61"/>
      <w:bookmarkEnd w:id="62"/>
    </w:p>
    <w:p w14:paraId="42330F8D" w14:textId="77777777" w:rsidR="00D05AD5" w:rsidRDefault="009F4C0E">
      <w:pPr>
        <w:pStyle w:val="ItemizedList1"/>
        <w:numPr>
          <w:ilvl w:val="0"/>
          <w:numId w:val="37"/>
        </w:numPr>
        <w:tabs>
          <w:tab w:val="left" w:pos="1134"/>
        </w:tabs>
        <w:spacing w:line="276" w:lineRule="auto"/>
        <w:ind w:left="0" w:firstLine="709"/>
      </w:pPr>
      <w:bookmarkStart w:id="63" w:name="_Toc158884621"/>
      <w:bookmarkStart w:id="64" w:name="_Toc158900053"/>
      <w:bookmarkStart w:id="65" w:name="_Toc158900596"/>
      <w:bookmarkStart w:id="66" w:name="_Toc158884620"/>
      <w:r>
        <w:t>обследование отраслевых технологических процессов для уточнения требований к доработке Системы (разработка ЧТЗ);</w:t>
      </w:r>
    </w:p>
    <w:p w14:paraId="3BE86106" w14:textId="77777777" w:rsidR="00D05AD5" w:rsidRDefault="009F4C0E">
      <w:pPr>
        <w:pStyle w:val="ItemizedList1"/>
        <w:numPr>
          <w:ilvl w:val="0"/>
          <w:numId w:val="37"/>
        </w:numPr>
        <w:tabs>
          <w:tab w:val="left" w:pos="1134"/>
        </w:tabs>
        <w:spacing w:line="276" w:lineRule="auto"/>
        <w:ind w:left="0" w:firstLine="709"/>
      </w:pPr>
      <w:r>
        <w:t>проведение технического проектирования (разработка документации на Систему и ее части);</w:t>
      </w:r>
    </w:p>
    <w:p w14:paraId="5CDF03FC" w14:textId="77777777" w:rsidR="00D05AD5" w:rsidRDefault="009F4C0E">
      <w:pPr>
        <w:pStyle w:val="ItemizedList1"/>
        <w:numPr>
          <w:ilvl w:val="0"/>
          <w:numId w:val="37"/>
        </w:numPr>
        <w:tabs>
          <w:tab w:val="left" w:pos="1134"/>
        </w:tabs>
        <w:spacing w:line="276" w:lineRule="auto"/>
        <w:ind w:left="0" w:firstLine="709"/>
      </w:pPr>
      <w:r>
        <w:t>проведение рабочего проектирования (разработка или адаптация Системы, разработка рабочей документации);</w:t>
      </w:r>
    </w:p>
    <w:p w14:paraId="72A8CE75" w14:textId="77777777" w:rsidR="00D05AD5" w:rsidRDefault="009F4C0E">
      <w:pPr>
        <w:pStyle w:val="ItemizedList1"/>
        <w:numPr>
          <w:ilvl w:val="0"/>
          <w:numId w:val="37"/>
        </w:numPr>
        <w:tabs>
          <w:tab w:val="left" w:pos="1134"/>
        </w:tabs>
        <w:spacing w:line="276" w:lineRule="auto"/>
        <w:ind w:left="0" w:firstLine="709"/>
      </w:pPr>
      <w:r>
        <w:t>испытания модернизированной Системы (проведение предварительных испытаний, проведение опытной эксплуатации, проведение приемочных испытаний).</w:t>
      </w:r>
    </w:p>
    <w:p w14:paraId="51055EA1" w14:textId="77777777" w:rsidR="00D05AD5" w:rsidRDefault="009F4C0E">
      <w:pPr>
        <w:pStyle w:val="10"/>
        <w:spacing w:line="276" w:lineRule="auto"/>
        <w:ind w:firstLine="709"/>
        <w:rPr>
          <w:color w:val="000000" w:themeColor="text1"/>
        </w:rPr>
      </w:pPr>
      <w:bookmarkStart w:id="67" w:name="_Toc240723499"/>
      <w:r>
        <w:rPr>
          <w:color w:val="000000" w:themeColor="text1"/>
        </w:rPr>
        <w:lastRenderedPageBreak/>
        <w:t xml:space="preserve">Требования к </w:t>
      </w:r>
      <w:r w:rsidR="000F2DA3">
        <w:rPr>
          <w:color w:val="000000" w:themeColor="text1"/>
        </w:rPr>
        <w:t>выполнению работ</w:t>
      </w:r>
      <w:bookmarkEnd w:id="67"/>
    </w:p>
    <w:p w14:paraId="560C37B4" w14:textId="77777777" w:rsidR="00D05AD5" w:rsidRDefault="009F4C0E">
      <w:pPr>
        <w:pStyle w:val="22"/>
        <w:spacing w:line="276" w:lineRule="auto"/>
        <w:rPr>
          <w:color w:val="000000" w:themeColor="text1"/>
        </w:rPr>
      </w:pPr>
      <w:bookmarkStart w:id="68" w:name="_Toc240723500"/>
      <w:r>
        <w:rPr>
          <w:color w:val="000000" w:themeColor="text1"/>
        </w:rPr>
        <w:t>Общие требования</w:t>
      </w:r>
      <w:bookmarkEnd w:id="63"/>
      <w:bookmarkEnd w:id="64"/>
      <w:bookmarkEnd w:id="65"/>
      <w:bookmarkEnd w:id="68"/>
    </w:p>
    <w:p w14:paraId="2DC1DFD7" w14:textId="77777777" w:rsidR="00D05AD5" w:rsidRDefault="009F4C0E" w:rsidP="000F2DA3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69" w:name="_Toc158884624"/>
      <w:r>
        <w:rPr>
          <w:color w:val="000000" w:themeColor="text1"/>
        </w:rPr>
        <w:t xml:space="preserve">Исполнитель </w:t>
      </w:r>
      <w:r w:rsidR="000F2DA3" w:rsidRPr="000F2DA3">
        <w:rPr>
          <w:color w:val="000000" w:themeColor="text1"/>
        </w:rPr>
        <w:t xml:space="preserve">несёт ответственность за достижение цели и решение задач, указанных в ТЗ, путём обеспечения выполнения его требований, но не ограничиваясь ими при </w:t>
      </w:r>
      <w:r>
        <w:rPr>
          <w:color w:val="000000" w:themeColor="text1"/>
        </w:rPr>
        <w:t>необходимости.</w:t>
      </w:r>
      <w:bookmarkEnd w:id="69"/>
    </w:p>
    <w:p w14:paraId="01B500B8" w14:textId="77777777" w:rsidR="00D05AD5" w:rsidRPr="000F2DA3" w:rsidRDefault="000F2DA3" w:rsidP="000F2DA3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0" w:name="_Toc158884625"/>
      <w:r w:rsidRPr="000F2DA3">
        <w:rPr>
          <w:color w:val="000000" w:themeColor="text1"/>
        </w:rPr>
        <w:t xml:space="preserve">Выполнение работ должно </w:t>
      </w:r>
      <w:r w:rsidR="009F4C0E" w:rsidRPr="000F2DA3">
        <w:rPr>
          <w:color w:val="000000" w:themeColor="text1"/>
        </w:rPr>
        <w:t>осуществляться в соответствии с требованиями ТЗ, а также Документацией на Систему.</w:t>
      </w:r>
      <w:bookmarkEnd w:id="70"/>
    </w:p>
    <w:p w14:paraId="17E93C82" w14:textId="77777777" w:rsidR="00D05AD5" w:rsidRDefault="000F2DA3" w:rsidP="000F2DA3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1" w:name="_Ref158802016"/>
      <w:bookmarkStart w:id="72" w:name="_Toc158884628"/>
      <w:bookmarkStart w:id="73" w:name="_Ref158802507"/>
      <w:bookmarkStart w:id="74" w:name="_Toc158884629"/>
      <w:r>
        <w:rPr>
          <w:color w:val="000000" w:themeColor="text1"/>
        </w:rPr>
        <w:t>Заказчик</w:t>
      </w:r>
      <w:r w:rsidR="009F4C0E">
        <w:rPr>
          <w:color w:val="000000" w:themeColor="text1"/>
        </w:rPr>
        <w:t xml:space="preserve"> </w:t>
      </w:r>
      <w:r w:rsidRPr="000F2DA3">
        <w:rPr>
          <w:color w:val="000000" w:themeColor="text1"/>
        </w:rPr>
        <w:t xml:space="preserve">совместно с Исполнителем на этапе проведения технического проектирования, по взаимной договоренности, осуществляет распределение зон ответственности в отношении сред разработки и тестирования доработанного ЗПО Системы, необходимых для выполнения работ в рамках </w:t>
      </w:r>
      <w:r>
        <w:rPr>
          <w:color w:val="000000" w:themeColor="text1"/>
        </w:rPr>
        <w:t>Контракта</w:t>
      </w:r>
      <w:r w:rsidR="009F4C0E">
        <w:rPr>
          <w:color w:val="000000" w:themeColor="text1"/>
        </w:rPr>
        <w:t>.</w:t>
      </w:r>
      <w:bookmarkEnd w:id="71"/>
      <w:bookmarkEnd w:id="72"/>
    </w:p>
    <w:p w14:paraId="69C2FA67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5" w:name="_Ref161664081"/>
      <w:r>
        <w:rPr>
          <w:color w:val="000000" w:themeColor="text1"/>
        </w:rPr>
        <w:t xml:space="preserve">Вся отчетная документация между </w:t>
      </w:r>
      <w:r w:rsidR="000F2DA3">
        <w:rPr>
          <w:color w:val="000000" w:themeColor="text1"/>
        </w:rPr>
        <w:t>Заказчиком и Исполнителем</w:t>
      </w:r>
      <w:r>
        <w:rPr>
          <w:color w:val="000000" w:themeColor="text1"/>
        </w:rPr>
        <w:t>, должна оформляться на бумажном или машинном носителе информации (в случае если объём таких документов превышает два тома) и передаваться (предоставляться) нарочно под расписку их представителей о вручении, либо с использованием почтовой связи официальным письмом или заказным письмом с уведомлением о вручении.</w:t>
      </w:r>
      <w:bookmarkEnd w:id="73"/>
      <w:bookmarkEnd w:id="74"/>
      <w:bookmarkEnd w:id="75"/>
    </w:p>
    <w:p w14:paraId="780D3494" w14:textId="08B466F2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6" w:name="_Toc158884630"/>
      <w:bookmarkStart w:id="77" w:name="_Ref158904308"/>
      <w:r>
        <w:rPr>
          <w:color w:val="000000" w:themeColor="text1"/>
        </w:rPr>
        <w:t xml:space="preserve">Все отчётные документы и материалы, указанные в </w:t>
      </w:r>
      <w:r w:rsidR="00824E23">
        <w:rPr>
          <w:color w:val="000000" w:themeColor="text1"/>
        </w:rPr>
        <w:t xml:space="preserve">приложении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_Ref158904730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 w:rsidRPr="00E42211">
        <w:rPr>
          <w:vanish/>
          <w:color w:val="000000" w:themeColor="text1"/>
        </w:rPr>
        <w:t>Приложение</w:t>
      </w:r>
      <w:r w:rsidR="00E42211">
        <w:rPr>
          <w:color w:val="000000" w:themeColor="text1"/>
        </w:rPr>
        <w:t xml:space="preserve"> 1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к ТЗ, а также документы и материалы, которые </w:t>
      </w:r>
      <w:r w:rsidR="000F2DA3">
        <w:rPr>
          <w:color w:val="000000" w:themeColor="text1"/>
        </w:rPr>
        <w:t>Исполнитель должен согласовывать с Заказчиком</w:t>
      </w:r>
      <w:r>
        <w:rPr>
          <w:color w:val="000000" w:themeColor="text1"/>
        </w:rPr>
        <w:t xml:space="preserve"> в соответствии с требованиями ТЗ, а также Документация на Систему подлежат оформлению и направлению в адрес последнего в порядке, установленном подпунктом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_Ref161664081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>
        <w:rPr>
          <w:color w:val="000000" w:themeColor="text1"/>
        </w:rPr>
        <w:t>2.1.4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пункта 2.1 ТЗ. </w:t>
      </w:r>
      <w:r w:rsidR="000F2DA3">
        <w:rPr>
          <w:color w:val="000000" w:themeColor="text1"/>
        </w:rPr>
        <w:t>Заказчик</w:t>
      </w:r>
      <w:r>
        <w:rPr>
          <w:color w:val="000000" w:themeColor="text1"/>
        </w:rPr>
        <w:t xml:space="preserve"> должен рассматривать полученные документы и материалы и при отсутствии замечаний обеспечивать их согласование. При наличии замечаний, </w:t>
      </w:r>
      <w:r w:rsidR="000F2DA3">
        <w:rPr>
          <w:color w:val="000000" w:themeColor="text1"/>
        </w:rPr>
        <w:t>Заказчик</w:t>
      </w:r>
      <w:r>
        <w:rPr>
          <w:color w:val="000000" w:themeColor="text1"/>
        </w:rPr>
        <w:t xml:space="preserve"> должен направить отказ от согласования документов в установленном порядке.</w:t>
      </w:r>
      <w:bookmarkEnd w:id="76"/>
      <w:bookmarkEnd w:id="77"/>
    </w:p>
    <w:p w14:paraId="2DA718F0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8" w:name="_Toc158884631"/>
      <w:r>
        <w:rPr>
          <w:color w:val="000000" w:themeColor="text1"/>
        </w:rPr>
        <w:t xml:space="preserve">Для оперативного рабочего взаимодействия в рамках </w:t>
      </w:r>
      <w:r w:rsidR="000F2DA3">
        <w:rPr>
          <w:color w:val="000000" w:themeColor="text1"/>
        </w:rPr>
        <w:t>исполнения Контракта</w:t>
      </w:r>
      <w:r>
        <w:rPr>
          <w:color w:val="000000" w:themeColor="text1"/>
        </w:rPr>
        <w:t xml:space="preserve"> допускается взаимное информирование</w:t>
      </w:r>
      <w:r w:rsidR="009C59FA">
        <w:rPr>
          <w:color w:val="000000" w:themeColor="text1"/>
        </w:rPr>
        <w:t xml:space="preserve"> между</w:t>
      </w:r>
      <w:r>
        <w:rPr>
          <w:color w:val="000000" w:themeColor="text1"/>
        </w:rPr>
        <w:t xml:space="preserve"> </w:t>
      </w:r>
      <w:r w:rsidR="000F2DA3">
        <w:rPr>
          <w:color w:val="000000" w:themeColor="text1"/>
        </w:rPr>
        <w:t>Заказчиком и Исполнителем</w:t>
      </w:r>
      <w:r>
        <w:rPr>
          <w:color w:val="000000" w:themeColor="text1"/>
        </w:rPr>
        <w:t xml:space="preserve"> с использованием средств электронной почты или иных средств информационного взаимодействия в электронном виде в соответствии с контактными данными, указанными в перечнях соответствующих представителей, указанных в подпункте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_Ref158802441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>
        <w:rPr>
          <w:color w:val="000000" w:themeColor="text1"/>
        </w:rPr>
        <w:t>2.1.13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пункта 2.1 ТЗ.</w:t>
      </w:r>
      <w:bookmarkEnd w:id="78"/>
      <w:r>
        <w:rPr>
          <w:color w:val="000000" w:themeColor="text1"/>
        </w:rPr>
        <w:t xml:space="preserve"> </w:t>
      </w:r>
    </w:p>
    <w:p w14:paraId="7E747CBC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79" w:name="_Toc158884632"/>
      <w:r>
        <w:rPr>
          <w:color w:val="000000" w:themeColor="text1"/>
        </w:rPr>
        <w:t xml:space="preserve">Каждое обращение </w:t>
      </w:r>
      <w:r w:rsidR="000F2DA3">
        <w:rPr>
          <w:color w:val="000000" w:themeColor="text1"/>
        </w:rPr>
        <w:t>к Заказчику от Исполнителя</w:t>
      </w:r>
      <w:r>
        <w:rPr>
          <w:color w:val="000000" w:themeColor="text1"/>
        </w:rPr>
        <w:t>, должно содержать реквизиты соответствующего Контракта (договора) (номер, дата подписания, информация о Сторонах указанного контракта), а также указание конкретного пункта, в соответствии или на основании которого направляется такое обращение.</w:t>
      </w:r>
      <w:bookmarkEnd w:id="79"/>
    </w:p>
    <w:p w14:paraId="55E2386C" w14:textId="77777777" w:rsidR="00D05AD5" w:rsidRDefault="000F2DA3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80" w:name="_Toc158884633"/>
      <w:r>
        <w:rPr>
          <w:color w:val="000000" w:themeColor="text1"/>
        </w:rPr>
        <w:t>Исполнитель</w:t>
      </w:r>
      <w:r w:rsidR="009F4C0E">
        <w:rPr>
          <w:color w:val="000000" w:themeColor="text1"/>
        </w:rPr>
        <w:t xml:space="preserve"> должен обеспечить в соответствии с Гражданским кодексом Российской Федерации и гарантировать патентную и лицензионную чистоту всех </w:t>
      </w:r>
      <w:r w:rsidR="009F4C0E">
        <w:rPr>
          <w:color w:val="000000" w:themeColor="text1"/>
        </w:rPr>
        <w:lastRenderedPageBreak/>
        <w:t xml:space="preserve">применяемых в процессе </w:t>
      </w:r>
      <w:r w:rsidR="00E42211">
        <w:rPr>
          <w:color w:val="000000" w:themeColor="text1"/>
        </w:rPr>
        <w:t>исполнения Контракта</w:t>
      </w:r>
      <w:r w:rsidR="009F4C0E">
        <w:rPr>
          <w:color w:val="000000" w:themeColor="text1"/>
        </w:rPr>
        <w:t xml:space="preserve"> технических и программных решений и средств и нести полную ответственность в случаях обращения к Заказчику претензий иных лиц, в том числе обладателей исключительных прав, связанных с возможным нарушением их прав.</w:t>
      </w:r>
      <w:bookmarkEnd w:id="80"/>
    </w:p>
    <w:p w14:paraId="629B7873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81" w:name="_Toc158884634"/>
      <w:r>
        <w:rPr>
          <w:color w:val="000000" w:themeColor="text1"/>
        </w:rPr>
        <w:t xml:space="preserve">В порядке контроля за ходом </w:t>
      </w:r>
      <w:r w:rsidR="000F2DA3">
        <w:rPr>
          <w:color w:val="000000" w:themeColor="text1"/>
        </w:rPr>
        <w:t>исполнения Контракта</w:t>
      </w:r>
      <w:r>
        <w:rPr>
          <w:color w:val="000000" w:themeColor="text1"/>
        </w:rPr>
        <w:t xml:space="preserve">, </w:t>
      </w:r>
      <w:r w:rsidR="000F2DA3">
        <w:rPr>
          <w:color w:val="000000" w:themeColor="text1"/>
        </w:rPr>
        <w:t xml:space="preserve">Исполнитель должен </w:t>
      </w:r>
      <w:r>
        <w:rPr>
          <w:color w:val="000000" w:themeColor="text1"/>
        </w:rPr>
        <w:t xml:space="preserve">в течение 3 (трёх) рабочих дней с даты направления </w:t>
      </w:r>
      <w:r w:rsidR="000F2DA3">
        <w:rPr>
          <w:color w:val="000000" w:themeColor="text1"/>
        </w:rPr>
        <w:t>Заказчиком</w:t>
      </w:r>
      <w:r>
        <w:rPr>
          <w:color w:val="000000" w:themeColor="text1"/>
        </w:rPr>
        <w:t xml:space="preserve"> соответствующего уведомления предоставлять в установленном порядке последнему все документы и информацию, необходимые для проверки процесса </w:t>
      </w:r>
      <w:r w:rsidR="000F2DA3">
        <w:rPr>
          <w:color w:val="000000" w:themeColor="text1"/>
        </w:rPr>
        <w:t>исполнения Контракта</w:t>
      </w:r>
      <w:r>
        <w:rPr>
          <w:color w:val="000000" w:themeColor="text1"/>
        </w:rPr>
        <w:t>.</w:t>
      </w:r>
      <w:bookmarkEnd w:id="81"/>
    </w:p>
    <w:p w14:paraId="0168BF3B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82" w:name="_Toc158884635"/>
      <w:r>
        <w:rPr>
          <w:color w:val="000000" w:themeColor="text1"/>
        </w:rPr>
        <w:t xml:space="preserve">Вся информация, полученная Исполнителем в рамках реализации </w:t>
      </w:r>
      <w:r w:rsidR="00E00FF3">
        <w:rPr>
          <w:color w:val="000000" w:themeColor="text1"/>
        </w:rPr>
        <w:t>Контракта</w:t>
      </w:r>
      <w:r>
        <w:rPr>
          <w:color w:val="000000" w:themeColor="text1"/>
        </w:rPr>
        <w:t xml:space="preserve">, должна признаваться конфиденциальной и не подлежать разглашению без письменного согласия </w:t>
      </w:r>
      <w:r w:rsidR="00E00FF3">
        <w:rPr>
          <w:color w:val="000000" w:themeColor="text1"/>
        </w:rPr>
        <w:t>Заказчика</w:t>
      </w:r>
      <w:r>
        <w:rPr>
          <w:color w:val="000000" w:themeColor="text1"/>
        </w:rPr>
        <w:t>, за исключением случаев, прямо установленных законодательством Российской Федерации.</w:t>
      </w:r>
      <w:bookmarkEnd w:id="82"/>
    </w:p>
    <w:p w14:paraId="2A7CD9AE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83" w:name="_Toc158884636"/>
      <w:r>
        <w:rPr>
          <w:color w:val="000000" w:themeColor="text1"/>
        </w:rPr>
        <w:t xml:space="preserve">Исполнитель </w:t>
      </w:r>
      <w:r w:rsidR="00E00FF3">
        <w:rPr>
          <w:color w:val="000000" w:themeColor="text1"/>
        </w:rPr>
        <w:t>несет</w:t>
      </w:r>
      <w:r>
        <w:rPr>
          <w:color w:val="000000" w:themeColor="text1"/>
        </w:rPr>
        <w:t xml:space="preserve"> ответственность за несанкционированное распространение информации.</w:t>
      </w:r>
      <w:bookmarkEnd w:id="83"/>
    </w:p>
    <w:p w14:paraId="12B7B83D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r>
        <w:t xml:space="preserve">В процессе </w:t>
      </w:r>
      <w:r w:rsidR="00E00FF3">
        <w:t>исполнения Контракта</w:t>
      </w:r>
      <w:r>
        <w:t xml:space="preserve"> должна обеспечиваться разработка Документации на Систему, которая передаётся Заказчику в установленном порядке в составе отчётных документов </w:t>
      </w:r>
      <w:r w:rsidR="00E00FF3">
        <w:t xml:space="preserve">в соответствии с Календарным планом </w:t>
      </w:r>
      <w:r>
        <w:rPr>
          <w:color w:val="000000" w:themeColor="text1"/>
        </w:rPr>
        <w:t>(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_Ref158902579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>
        <w:rPr>
          <w:color w:val="000000" w:themeColor="text1"/>
        </w:rPr>
        <w:t>Приложение 1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к ТЗ).</w:t>
      </w:r>
    </w:p>
    <w:p w14:paraId="2D23BAD7" w14:textId="77777777" w:rsidR="00D05AD5" w:rsidRDefault="00E00FF3">
      <w:pPr>
        <w:pStyle w:val="31"/>
        <w:spacing w:line="276" w:lineRule="auto"/>
        <w:ind w:left="0"/>
        <w:rPr>
          <w:color w:val="000000" w:themeColor="text1"/>
        </w:rPr>
      </w:pPr>
      <w:bookmarkStart w:id="84" w:name="_Toc158884643"/>
      <w:bookmarkStart w:id="85" w:name="_Ref158802441"/>
      <w:r>
        <w:rPr>
          <w:color w:val="000000" w:themeColor="text1"/>
        </w:rPr>
        <w:t>Заказчик</w:t>
      </w:r>
      <w:r w:rsidR="009F4C0E">
        <w:rPr>
          <w:color w:val="000000" w:themeColor="text1"/>
        </w:rPr>
        <w:t xml:space="preserve"> </w:t>
      </w:r>
      <w:r w:rsidRPr="0028678D">
        <w:t>в соответствии с законодательством Российской Федерации устанавливает для Исполнителя следующие требования</w:t>
      </w:r>
      <w:r w:rsidR="009F4C0E">
        <w:rPr>
          <w:color w:val="000000" w:themeColor="text1"/>
        </w:rPr>
        <w:t>:</w:t>
      </w:r>
      <w:bookmarkEnd w:id="84"/>
      <w:bookmarkEnd w:id="85"/>
    </w:p>
    <w:p w14:paraId="4EC38E8D" w14:textId="77777777" w:rsidR="00E00FF3" w:rsidRDefault="00E00FF3" w:rsidP="00E00FF3">
      <w:pPr>
        <w:pStyle w:val="16"/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Предоставление Исполнителем Заказчику в течении 2 (двух) рабочих дней с даты заключения Контракта перечня своих представителей (специалистов) по форме, указанной в приложении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_Ref158904648 \r \h  \* MERGEFORMAT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E42211" w:rsidRPr="00E42211">
        <w:rPr>
          <w:vanish/>
          <w:color w:val="000000" w:themeColor="text1"/>
        </w:rPr>
        <w:t>Приложение</w:t>
      </w:r>
      <w:r w:rsidR="00E42211">
        <w:rPr>
          <w:color w:val="000000" w:themeColor="text1"/>
        </w:rPr>
        <w:t xml:space="preserve"> 2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к ТЗ, уполномоченных на осуществление взаимодействия с Заказчиком в рамках исполнения Контракта.</w:t>
      </w:r>
    </w:p>
    <w:p w14:paraId="3F40A182" w14:textId="77777777" w:rsidR="00E00FF3" w:rsidRDefault="00E00FF3" w:rsidP="00E00FF3">
      <w:pPr>
        <w:pStyle w:val="16"/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Вышеуказанная информация должна быть направлена с учётом требований Федерального закона от 27.07.2006 № 152-ФЗ «О персональных данных».</w:t>
      </w:r>
    </w:p>
    <w:p w14:paraId="2D80D823" w14:textId="77777777" w:rsidR="00E00FF3" w:rsidRDefault="00E00FF3" w:rsidP="00E00FF3">
      <w:pPr>
        <w:pStyle w:val="16"/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Направление по месту нахождения Заказчика представителя Исполнителя, уполномоченного на получение реквизитов удалённого доступа к Системе, перечня представителей Заказчика, уполномоченных на осуществление взаимодействия с Исполнителем, а также Документации на Систему. (Факт передачи указанных сведений, материалов и Документации на Систему, с указанием их перечня, должен быть подтверждён путём оформления и подписания соответствующего Акта в произвольной форме).</w:t>
      </w:r>
    </w:p>
    <w:p w14:paraId="42F07D5F" w14:textId="77777777" w:rsidR="00D05AD5" w:rsidRDefault="009F4C0E">
      <w:pPr>
        <w:pStyle w:val="16"/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После получени</w:t>
      </w:r>
      <w:r w:rsidR="00E00FF3">
        <w:rPr>
          <w:color w:val="000000" w:themeColor="text1"/>
        </w:rPr>
        <w:t>я указанных реквизитов доступа Исполнитель</w:t>
      </w:r>
      <w:r>
        <w:rPr>
          <w:color w:val="000000" w:themeColor="text1"/>
        </w:rPr>
        <w:t xml:space="preserve"> в течение 1 (одного) рабочего дня обязан произвести их изменение и уведомить об этом </w:t>
      </w:r>
      <w:r w:rsidR="00E00FF3">
        <w:rPr>
          <w:color w:val="000000" w:themeColor="text1"/>
        </w:rPr>
        <w:t>Заказчика</w:t>
      </w:r>
      <w:r>
        <w:rPr>
          <w:color w:val="000000" w:themeColor="text1"/>
        </w:rPr>
        <w:t>.</w:t>
      </w:r>
    </w:p>
    <w:p w14:paraId="1F068A5E" w14:textId="77777777" w:rsidR="00D05AD5" w:rsidRDefault="009F4C0E">
      <w:pPr>
        <w:pStyle w:val="31"/>
        <w:spacing w:line="276" w:lineRule="auto"/>
        <w:ind w:left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Все созданные и использованные объекты интеллектуальной собственности подлежат отражению в отчетных документах Исполнителя по результатам </w:t>
      </w:r>
      <w:r w:rsidR="00E00FF3">
        <w:rPr>
          <w:color w:val="000000" w:themeColor="text1"/>
        </w:rPr>
        <w:t>исполнения Контракта</w:t>
      </w:r>
      <w:r>
        <w:rPr>
          <w:color w:val="000000" w:themeColor="text1"/>
        </w:rPr>
        <w:t>.</w:t>
      </w:r>
    </w:p>
    <w:p w14:paraId="58F6FE5B" w14:textId="77777777" w:rsidR="00D05AD5" w:rsidRDefault="009F4C0E">
      <w:pPr>
        <w:pStyle w:val="22"/>
        <w:spacing w:line="276" w:lineRule="auto"/>
        <w:ind w:left="426"/>
        <w:rPr>
          <w:color w:val="000000" w:themeColor="text1"/>
        </w:rPr>
      </w:pPr>
      <w:bookmarkStart w:id="86" w:name="_Toc240723501"/>
      <w:r>
        <w:rPr>
          <w:color w:val="000000" w:themeColor="text1"/>
        </w:rPr>
        <w:t>Требования к обследованию</w:t>
      </w:r>
      <w:bookmarkEnd w:id="86"/>
    </w:p>
    <w:p w14:paraId="1688CA78" w14:textId="77777777" w:rsidR="00D05AD5" w:rsidRDefault="009F4C0E">
      <w:pPr>
        <w:spacing w:line="276" w:lineRule="auto"/>
        <w:ind w:firstLine="709"/>
      </w:pPr>
      <w:r>
        <w:t>Результаты обследования предметной области должны быть использованы при разработке ЧТЗ на развитие Системы.</w:t>
      </w:r>
    </w:p>
    <w:p w14:paraId="18CC162B" w14:textId="77777777" w:rsidR="00D05AD5" w:rsidRDefault="009F4C0E">
      <w:pPr>
        <w:pStyle w:val="22"/>
        <w:spacing w:line="276" w:lineRule="auto"/>
        <w:ind w:left="426"/>
        <w:rPr>
          <w:color w:val="000000" w:themeColor="text1"/>
        </w:rPr>
      </w:pPr>
      <w:bookmarkStart w:id="87" w:name="_Toc240723502"/>
      <w:r>
        <w:rPr>
          <w:color w:val="000000" w:themeColor="text1"/>
        </w:rPr>
        <w:t>Требования к техническому проектированию</w:t>
      </w:r>
      <w:bookmarkEnd w:id="87"/>
    </w:p>
    <w:p w14:paraId="687B286A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В ходе проведения технического проектирования должна быть разработана, согласована и утверждена техническая документация в объеме, необходимом для описания полной совокупности проектных решений (в том числе по защите информации) и достаточном для дальнейшего выполнения работ по развитию Системы, в том числе описания проектных решений по автоматизируемым процессам деятельности, реализуемым посредством Системы, решений по архитектуре Системы, решений по содержанию, структуре и ограничениям целостности, используемых для создания базы данных Системы.</w:t>
      </w:r>
    </w:p>
    <w:p w14:paraId="57CA5E92" w14:textId="77777777" w:rsidR="00D05AD5" w:rsidRDefault="009F4C0E">
      <w:pPr>
        <w:pStyle w:val="22"/>
        <w:spacing w:line="276" w:lineRule="auto"/>
        <w:ind w:left="426"/>
        <w:rPr>
          <w:color w:val="000000" w:themeColor="text1"/>
        </w:rPr>
      </w:pPr>
      <w:bookmarkStart w:id="88" w:name="_Toc240723503"/>
      <w:r>
        <w:rPr>
          <w:color w:val="000000" w:themeColor="text1"/>
        </w:rPr>
        <w:t>Требования к рабочему проектированию</w:t>
      </w:r>
      <w:bookmarkEnd w:id="88"/>
    </w:p>
    <w:p w14:paraId="099AEEBE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bookmarkStart w:id="89" w:name="_Toc158884642"/>
      <w:bookmarkStart w:id="90" w:name="_Toc158900055"/>
      <w:bookmarkStart w:id="91" w:name="_Toc158900598"/>
      <w:bookmarkEnd w:id="66"/>
      <w:r>
        <w:rPr>
          <w:szCs w:val="24"/>
        </w:rPr>
        <w:t>В ходе проведения рабочего проектирования должно быть осуществлено развитие Системы, выбор и адаптация приобретаемого программного обеспечения (при необходимости), а также разработка, согласование и утверждение технической документации, необходимой для выполнения работ по вводу Системы в эксплуатацию и ее эксплуатации, методической документации и порядка эксплуатации Системы, содержащего сведения, необходимые для выполнения работ по поддержанию уровня эксплуатационных характеристик (качества) Системы (в том числе по защите информации), установленных в проектных решениях, указанных в пункте 2.3 ТЗ.</w:t>
      </w:r>
    </w:p>
    <w:p w14:paraId="17C5B17D" w14:textId="77777777" w:rsidR="00D05AD5" w:rsidRDefault="009F4C0E">
      <w:pPr>
        <w:pStyle w:val="22"/>
        <w:spacing w:line="276" w:lineRule="auto"/>
        <w:ind w:left="426"/>
        <w:rPr>
          <w:color w:val="000000" w:themeColor="text1"/>
        </w:rPr>
      </w:pPr>
      <w:bookmarkStart w:id="92" w:name="_Toc240723504"/>
      <w:r>
        <w:rPr>
          <w:color w:val="000000" w:themeColor="text1"/>
        </w:rPr>
        <w:t>Требования к испытаниям</w:t>
      </w:r>
      <w:bookmarkEnd w:id="92"/>
    </w:p>
    <w:p w14:paraId="1636C04F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В ходе испытаний Системы должны быть проведены следующие последовательные мероприятия:</w:t>
      </w:r>
    </w:p>
    <w:p w14:paraId="4D7C5D82" w14:textId="77777777" w:rsidR="00D05AD5" w:rsidRDefault="009F4C0E">
      <w:pPr>
        <w:pStyle w:val="afffffffd"/>
        <w:numPr>
          <w:ilvl w:val="0"/>
          <w:numId w:val="38"/>
        </w:numPr>
        <w:spacing w:line="276" w:lineRule="auto"/>
        <w:rPr>
          <w:szCs w:val="24"/>
        </w:rPr>
      </w:pPr>
      <w:r>
        <w:rPr>
          <w:szCs w:val="24"/>
        </w:rPr>
        <w:t>пусконаладочные работы;</w:t>
      </w:r>
    </w:p>
    <w:p w14:paraId="371C10A7" w14:textId="77777777" w:rsidR="00D05AD5" w:rsidRDefault="009F4C0E">
      <w:pPr>
        <w:pStyle w:val="afffffffd"/>
        <w:numPr>
          <w:ilvl w:val="0"/>
          <w:numId w:val="38"/>
        </w:numPr>
        <w:spacing w:line="276" w:lineRule="auto"/>
        <w:rPr>
          <w:szCs w:val="24"/>
        </w:rPr>
      </w:pPr>
      <w:r>
        <w:rPr>
          <w:szCs w:val="24"/>
        </w:rPr>
        <w:t>предварительные испытания Системы;</w:t>
      </w:r>
    </w:p>
    <w:p w14:paraId="4AB7BAFF" w14:textId="77777777" w:rsidR="00D05AD5" w:rsidRDefault="009F4C0E">
      <w:pPr>
        <w:pStyle w:val="afffffffd"/>
        <w:numPr>
          <w:ilvl w:val="0"/>
          <w:numId w:val="38"/>
        </w:numPr>
        <w:spacing w:line="276" w:lineRule="auto"/>
        <w:rPr>
          <w:szCs w:val="24"/>
        </w:rPr>
      </w:pPr>
      <w:r>
        <w:rPr>
          <w:szCs w:val="24"/>
        </w:rPr>
        <w:t>опытная эксплуатация Системы;</w:t>
      </w:r>
    </w:p>
    <w:p w14:paraId="058DAACC" w14:textId="77777777" w:rsidR="00D05AD5" w:rsidRDefault="009F4C0E">
      <w:pPr>
        <w:pStyle w:val="afffffffd"/>
        <w:numPr>
          <w:ilvl w:val="0"/>
          <w:numId w:val="38"/>
        </w:numPr>
        <w:spacing w:line="276" w:lineRule="auto"/>
        <w:rPr>
          <w:szCs w:val="24"/>
        </w:rPr>
      </w:pPr>
      <w:r>
        <w:rPr>
          <w:szCs w:val="24"/>
        </w:rPr>
        <w:t>приемочные испытания Системы;</w:t>
      </w:r>
    </w:p>
    <w:p w14:paraId="26DE05A4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В срок реализации последнего этапа, указанного в Приложении № 1 к ТЗ, включается срок на проведение вышеперечисленных мероприятий, а также подписание необходимых отчётных документов.</w:t>
      </w:r>
    </w:p>
    <w:p w14:paraId="2E8B1A87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После завершения мероприятий по рабочему проектированию, а также пусконаладочных работ, проводятся предварительные испытания.</w:t>
      </w:r>
    </w:p>
    <w:p w14:paraId="29857E7E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lastRenderedPageBreak/>
        <w:t>После успешного проведения предварительных испытаний должна быть проведена опытная эксплуатацию Системы.</w:t>
      </w:r>
    </w:p>
    <w:p w14:paraId="01526C43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После завершения опытной эксплуатации назначается дата проведения приёмочных испытаний.</w:t>
      </w:r>
    </w:p>
    <w:p w14:paraId="520FFA90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документации.</w:t>
      </w:r>
    </w:p>
    <w:p w14:paraId="4A0C574E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После завершения опытной эксплуатации проводятся приёмочные испытания.</w:t>
      </w:r>
    </w:p>
    <w:p w14:paraId="567E2D57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испытаний.</w:t>
      </w:r>
    </w:p>
    <w:p w14:paraId="419E52EC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До начала опытной эксплуатации должна быть согласована программа опытной эксплуатации.</w:t>
      </w:r>
    </w:p>
    <w:p w14:paraId="71E00C49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Предварительные испытания включают:</w:t>
      </w:r>
    </w:p>
    <w:p w14:paraId="3B444395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разработку программы и методики предварительных испытаний, в соответствии с которыми осуществляется проверка Системы на работоспособность и соответствие настоящему ТЗ;</w:t>
      </w:r>
    </w:p>
    <w:p w14:paraId="44E176BB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проверку системы на работоспособность и соответствие настоящему ТЗ;</w:t>
      </w:r>
    </w:p>
    <w:p w14:paraId="1894C857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устранение выявленных при проведении таких испытаний неисправностей и внесение изменений в документацию и рабочую документацию на Систему;</w:t>
      </w:r>
    </w:p>
    <w:p w14:paraId="1ED6745E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оформление протокола испытаний и акта о приемке Системы в опытную эксплуатацию.</w:t>
      </w:r>
    </w:p>
    <w:p w14:paraId="243B0DEC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Этап проведения опытной эксплуатации включает:</w:t>
      </w:r>
    </w:p>
    <w:p w14:paraId="0891CD10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разработку программы и методики опытной эксплуатации;</w:t>
      </w:r>
    </w:p>
    <w:p w14:paraId="5C748660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опытную эксплуатацию Системы в соответствии с программой и методикой опытной эксплуатации;</w:t>
      </w:r>
    </w:p>
    <w:p w14:paraId="7D53E71D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доработку программного обеспечения Системы и дополнительную наладку технических средств в случае обнаружения недостатков, выявленных при опытной эксплуатации Системы;</w:t>
      </w:r>
    </w:p>
    <w:p w14:paraId="16D6465D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оформление акта о завершении опытной эксплуатации, включающего перечень недостатков, которые необходимо устранить до начала эксплуатации Системы.</w:t>
      </w:r>
    </w:p>
    <w:p w14:paraId="355616F5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Этап проведения приемочных испытаний включает:</w:t>
      </w:r>
    </w:p>
    <w:p w14:paraId="42BB7F2F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испытания Системы на соответствие техническому заданию на ее модернизацию в соответствии с программой и методикой приемочных испытаний;</w:t>
      </w:r>
    </w:p>
    <w:p w14:paraId="2E0B012C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анализ результатов устранения недостатков, указанных в акте о завершении опытной эксплуатации;</w:t>
      </w:r>
    </w:p>
    <w:p w14:paraId="7738B951" w14:textId="77777777" w:rsidR="00D05AD5" w:rsidRDefault="009F4C0E">
      <w:pPr>
        <w:pStyle w:val="ae"/>
        <w:numPr>
          <w:ilvl w:val="0"/>
          <w:numId w:val="39"/>
        </w:numPr>
        <w:spacing w:line="276" w:lineRule="auto"/>
        <w:ind w:left="0" w:firstLine="709"/>
        <w:rPr>
          <w:color w:val="000000" w:themeColor="text1"/>
        </w:rPr>
      </w:pPr>
      <w:r>
        <w:rPr>
          <w:color w:val="000000" w:themeColor="text1"/>
        </w:rPr>
        <w:t>оформление акта о приемке Системы в эксплуатацию.</w:t>
      </w:r>
    </w:p>
    <w:p w14:paraId="562A4B71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Объем и методы предварительных и приемочных испытаний определяются соответствующей «Программой и методикой испытаний».</w:t>
      </w:r>
    </w:p>
    <w:p w14:paraId="2F9D00FF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Программа и методика приемочных испытаний разрабатывается с учетом результатов опытной эксплуатации, при этом проверки модернизированной Системы в части не устраненных высококритичных недостатков реализации модернизированной </w:t>
      </w:r>
      <w:r>
        <w:rPr>
          <w:color w:val="000000" w:themeColor="text1"/>
        </w:rPr>
        <w:lastRenderedPageBreak/>
        <w:t>Системы, выявленных в процессе опытной эксплуатации, выносятся в специальный раздел программы приёмочных испытаний.</w:t>
      </w:r>
    </w:p>
    <w:p w14:paraId="353C1366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Приемка результатов </w:t>
      </w:r>
      <w:r w:rsidR="00E42211">
        <w:rPr>
          <w:color w:val="000000" w:themeColor="text1"/>
        </w:rPr>
        <w:t>выполнения работ</w:t>
      </w:r>
      <w:r>
        <w:rPr>
          <w:color w:val="000000" w:themeColor="text1"/>
        </w:rPr>
        <w:t xml:space="preserve"> осуществляется поэтапно в соответствии с Календарным планом.</w:t>
      </w:r>
    </w:p>
    <w:p w14:paraId="5CC104F2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Приемка результатов </w:t>
      </w:r>
      <w:r w:rsidR="00E42211">
        <w:rPr>
          <w:color w:val="000000" w:themeColor="text1"/>
        </w:rPr>
        <w:t>выполнения работ</w:t>
      </w:r>
      <w:r>
        <w:rPr>
          <w:color w:val="000000" w:themeColor="text1"/>
        </w:rPr>
        <w:t xml:space="preserve"> по этапам оформляется документом по приемке по отдельному этапу. Программная и эксплуатационная документация и другие результаты </w:t>
      </w:r>
      <w:r w:rsidR="00E42211">
        <w:rPr>
          <w:color w:val="000000" w:themeColor="text1"/>
        </w:rPr>
        <w:t>исполнения Контракта</w:t>
      </w:r>
      <w:r>
        <w:rPr>
          <w:color w:val="000000" w:themeColor="text1"/>
        </w:rPr>
        <w:t xml:space="preserve"> передаются Заказчику в соответствии с Календарным планом.</w:t>
      </w:r>
    </w:p>
    <w:p w14:paraId="73E7B065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По завершении предварительных и приемочных испытаний оформляются соответствующие Акты, содержащие вывод о соответствии Системы предъявляемым требованиям, а также сроки устранения замечаний и реализации рекомендаций, данных в ходе испытаний.</w:t>
      </w:r>
    </w:p>
    <w:p w14:paraId="1A6715E5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>В случае значительного отклонения Системы от требований, предъявляемых на испытаниях, сроки проведения испытаний могут быть перенесены/расширены в пределах сроков реализации мероприятий в соответствии с Календарным планом.</w:t>
      </w:r>
    </w:p>
    <w:p w14:paraId="7FBFA7C3" w14:textId="77777777" w:rsidR="00D05AD5" w:rsidRDefault="009F4C0E">
      <w:pPr>
        <w:pStyle w:val="ae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Выявленные отклонения от требований технического задания устраняются Исполнителем в сроки, согласованные с Заказчиком, в пределах сроков </w:t>
      </w:r>
      <w:r w:rsidR="00E00FF3">
        <w:rPr>
          <w:color w:val="000000" w:themeColor="text1"/>
        </w:rPr>
        <w:t>исполнения Контракта, установленных ТЗ</w:t>
      </w:r>
      <w:r>
        <w:rPr>
          <w:color w:val="000000" w:themeColor="text1"/>
        </w:rPr>
        <w:t>.</w:t>
      </w:r>
    </w:p>
    <w:p w14:paraId="7693DF2B" w14:textId="77777777" w:rsidR="00D05AD5" w:rsidRPr="00EF5D45" w:rsidRDefault="009F4C0E">
      <w:pPr>
        <w:pStyle w:val="10"/>
        <w:spacing w:line="276" w:lineRule="auto"/>
        <w:rPr>
          <w:color w:val="000000" w:themeColor="text1"/>
        </w:rPr>
      </w:pPr>
      <w:bookmarkStart w:id="93" w:name="_Toc158900601"/>
      <w:bookmarkStart w:id="94" w:name="_Toc158900058"/>
      <w:bookmarkStart w:id="95" w:name="_Toc158884673"/>
      <w:bookmarkStart w:id="96" w:name="_Toc240723505"/>
      <w:bookmarkEnd w:id="89"/>
      <w:bookmarkEnd w:id="90"/>
      <w:bookmarkEnd w:id="91"/>
      <w:r w:rsidRPr="00EF5D45">
        <w:rPr>
          <w:color w:val="000000" w:themeColor="text1"/>
        </w:rPr>
        <w:lastRenderedPageBreak/>
        <w:t xml:space="preserve">Порядок рассмотрения результатов </w:t>
      </w:r>
      <w:bookmarkEnd w:id="93"/>
      <w:bookmarkEnd w:id="94"/>
      <w:bookmarkEnd w:id="95"/>
      <w:r w:rsidR="00203CB7" w:rsidRPr="00EF5D45">
        <w:rPr>
          <w:color w:val="000000" w:themeColor="text1"/>
        </w:rPr>
        <w:t>исполнения контракта</w:t>
      </w:r>
      <w:bookmarkEnd w:id="96"/>
    </w:p>
    <w:p w14:paraId="21E5743A" w14:textId="77777777" w:rsidR="00D05AD5" w:rsidRPr="00EF5D45" w:rsidRDefault="009F4C0E">
      <w:pPr>
        <w:pStyle w:val="22"/>
        <w:spacing w:line="276" w:lineRule="auto"/>
        <w:ind w:left="426"/>
        <w:rPr>
          <w:color w:val="000000" w:themeColor="text1"/>
        </w:rPr>
      </w:pPr>
      <w:bookmarkStart w:id="97" w:name="_Toc158900059"/>
      <w:bookmarkStart w:id="98" w:name="_Toc158900602"/>
      <w:bookmarkStart w:id="99" w:name="_Toc240723506"/>
      <w:bookmarkStart w:id="100" w:name="_Toc158884674"/>
      <w:r w:rsidRPr="00EF5D45">
        <w:rPr>
          <w:color w:val="000000" w:themeColor="text1"/>
        </w:rPr>
        <w:t xml:space="preserve">Требования к срокам предоставления и рассмотрения результатов </w:t>
      </w:r>
      <w:bookmarkEnd w:id="97"/>
      <w:bookmarkEnd w:id="98"/>
      <w:r w:rsidR="00203CB7" w:rsidRPr="00EF5D45">
        <w:rPr>
          <w:color w:val="000000" w:themeColor="text1"/>
        </w:rPr>
        <w:t>исполнения Контракта</w:t>
      </w:r>
      <w:bookmarkEnd w:id="99"/>
    </w:p>
    <w:p w14:paraId="7AA8956E" w14:textId="77777777" w:rsidR="00D05AD5" w:rsidRPr="00EF5D45" w:rsidRDefault="009F4C0E">
      <w:pPr>
        <w:pStyle w:val="31"/>
        <w:spacing w:line="276" w:lineRule="auto"/>
        <w:ind w:left="0"/>
        <w:rPr>
          <w:color w:val="000000" w:themeColor="text1"/>
        </w:rPr>
      </w:pPr>
      <w:bookmarkStart w:id="101" w:name="_Toc158900603"/>
      <w:bookmarkStart w:id="102" w:name="_Toc158900060"/>
      <w:r w:rsidRPr="00EF5D45">
        <w:rPr>
          <w:color w:val="000000" w:themeColor="text1"/>
        </w:rPr>
        <w:t>Исполнитель должен в срок</w:t>
      </w:r>
      <w:r w:rsidR="00203CB7" w:rsidRPr="00EF5D45">
        <w:rPr>
          <w:color w:val="000000" w:themeColor="text1"/>
        </w:rPr>
        <w:t>и, указанные в Контракте</w:t>
      </w:r>
      <w:r w:rsidRPr="00EF5D45">
        <w:rPr>
          <w:color w:val="000000" w:themeColor="text1"/>
        </w:rPr>
        <w:t xml:space="preserve"> предоставить Заказчику отчётные документы и материалы, указанные в </w:t>
      </w:r>
      <w:hyperlink w:anchor="Приложение_1" w:tooltip="#Приложение_1" w:history="1">
        <w:r w:rsidRPr="00EF5D45">
          <w:rPr>
            <w:color w:val="000000" w:themeColor="text1"/>
          </w:rPr>
          <w:t>приложении 1</w:t>
        </w:r>
      </w:hyperlink>
      <w:r w:rsidRPr="00EF5D45">
        <w:rPr>
          <w:color w:val="000000" w:themeColor="text1"/>
        </w:rPr>
        <w:t xml:space="preserve"> к ТЗ.</w:t>
      </w:r>
    </w:p>
    <w:p w14:paraId="30799E4A" w14:textId="77777777" w:rsidR="00D05AD5" w:rsidRPr="00EF5D45" w:rsidRDefault="009F4C0E">
      <w:pPr>
        <w:pStyle w:val="31"/>
        <w:spacing w:line="276" w:lineRule="auto"/>
        <w:ind w:left="0"/>
        <w:rPr>
          <w:color w:val="000000" w:themeColor="text1"/>
        </w:rPr>
      </w:pPr>
      <w:r w:rsidRPr="00EF5D45">
        <w:rPr>
          <w:color w:val="000000" w:themeColor="text1"/>
        </w:rPr>
        <w:t>Отчётные документы и материалы должны передаваться на бумажных и на машинных носителях информации (CD, DVD или USB-накопители).</w:t>
      </w:r>
    </w:p>
    <w:p w14:paraId="44BA4424" w14:textId="77777777" w:rsidR="00D05AD5" w:rsidRPr="00EF5D45" w:rsidRDefault="009F4C0E">
      <w:pPr>
        <w:pStyle w:val="31"/>
        <w:spacing w:line="276" w:lineRule="auto"/>
        <w:ind w:left="0"/>
        <w:rPr>
          <w:color w:val="000000" w:themeColor="text1"/>
        </w:rPr>
      </w:pPr>
      <w:r w:rsidRPr="00EF5D45">
        <w:rPr>
          <w:color w:val="000000" w:themeColor="text1"/>
        </w:rPr>
        <w:t>Заказчик рассматривает Отчётные документы и материалы и уведомляет Исполнителя о результатах указанного рассмотрения.</w:t>
      </w:r>
    </w:p>
    <w:p w14:paraId="38D4E8F4" w14:textId="77777777" w:rsidR="00D05AD5" w:rsidRPr="00EF5D45" w:rsidRDefault="009F4C0E">
      <w:pPr>
        <w:pStyle w:val="31"/>
        <w:spacing w:line="276" w:lineRule="auto"/>
        <w:ind w:left="0"/>
        <w:rPr>
          <w:color w:val="000000" w:themeColor="text1"/>
        </w:rPr>
      </w:pPr>
      <w:r w:rsidRPr="00EF5D45">
        <w:rPr>
          <w:color w:val="000000" w:themeColor="text1"/>
        </w:rPr>
        <w:t>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рассмотрение.</w:t>
      </w:r>
    </w:p>
    <w:p w14:paraId="5AF9A43E" w14:textId="77777777" w:rsidR="00D05AD5" w:rsidRPr="00EF5D45" w:rsidRDefault="009F4C0E">
      <w:pPr>
        <w:pStyle w:val="31"/>
        <w:spacing w:line="276" w:lineRule="auto"/>
        <w:ind w:left="0"/>
        <w:rPr>
          <w:color w:val="000000" w:themeColor="text1"/>
        </w:rPr>
      </w:pPr>
      <w:r w:rsidRPr="00EF5D45">
        <w:rPr>
          <w:color w:val="000000" w:themeColor="text1"/>
        </w:rPr>
        <w:t xml:space="preserve">В порядке контроля за ходом </w:t>
      </w:r>
      <w:r w:rsidR="00203CB7" w:rsidRPr="00EF5D45">
        <w:rPr>
          <w:color w:val="000000" w:themeColor="text1"/>
        </w:rPr>
        <w:t>выполнения работ по Контракту</w:t>
      </w:r>
      <w:r w:rsidRPr="00EF5D45">
        <w:rPr>
          <w:color w:val="000000" w:themeColor="text1"/>
        </w:rPr>
        <w:t xml:space="preserve"> Исполнитель должен </w:t>
      </w:r>
      <w:r w:rsidR="00203CB7" w:rsidRPr="00EF5D45">
        <w:rPr>
          <w:color w:val="000000" w:themeColor="text1"/>
        </w:rPr>
        <w:t>в сроки, указанные в Контракте</w:t>
      </w:r>
      <w:r w:rsidRPr="00EF5D45">
        <w:rPr>
          <w:color w:val="000000" w:themeColor="text1"/>
        </w:rPr>
        <w:t xml:space="preserve"> предостав</w:t>
      </w:r>
      <w:r w:rsidR="00203CB7" w:rsidRPr="00EF5D45">
        <w:rPr>
          <w:color w:val="000000" w:themeColor="text1"/>
        </w:rPr>
        <w:t>ить</w:t>
      </w:r>
      <w:r w:rsidRPr="00EF5D45">
        <w:rPr>
          <w:color w:val="000000" w:themeColor="text1"/>
        </w:rPr>
        <w:t xml:space="preserve"> Заказчику или по его требованию третьим лицам всю документацию, материалы и сведения, необходимые для проверки процесса </w:t>
      </w:r>
      <w:r w:rsidR="00203CB7" w:rsidRPr="00EF5D45">
        <w:rPr>
          <w:color w:val="000000" w:themeColor="text1"/>
        </w:rPr>
        <w:t>выполнения работ</w:t>
      </w:r>
      <w:r w:rsidRPr="00EF5D45">
        <w:rPr>
          <w:color w:val="000000" w:themeColor="text1"/>
        </w:rPr>
        <w:t>.</w:t>
      </w:r>
    </w:p>
    <w:p w14:paraId="361EC2EE" w14:textId="77777777" w:rsidR="00D05AD5" w:rsidRDefault="009F4C0E">
      <w:pPr>
        <w:pStyle w:val="22"/>
        <w:spacing w:line="276" w:lineRule="auto"/>
        <w:ind w:left="993" w:firstLine="141"/>
        <w:rPr>
          <w:color w:val="000000" w:themeColor="text1"/>
        </w:rPr>
      </w:pPr>
      <w:bookmarkStart w:id="103" w:name="_Toc240723507"/>
      <w:r>
        <w:rPr>
          <w:color w:val="000000" w:themeColor="text1"/>
        </w:rPr>
        <w:t>Требования к оформлению отчётных документов</w:t>
      </w:r>
      <w:bookmarkEnd w:id="100"/>
      <w:bookmarkEnd w:id="101"/>
      <w:bookmarkEnd w:id="102"/>
      <w:bookmarkEnd w:id="103"/>
    </w:p>
    <w:p w14:paraId="5528E739" w14:textId="77777777" w:rsidR="00D05AD5" w:rsidRDefault="009F4C0E">
      <w:pPr>
        <w:pStyle w:val="31"/>
        <w:spacing w:line="276" w:lineRule="auto"/>
        <w:ind w:left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Все отчётные документы, предусмотренные </w:t>
      </w:r>
      <w:hyperlink w:anchor="Календарный_план" w:tooltip="#Календарный_план" w:history="1">
        <w:r>
          <w:rPr>
            <w:color w:val="000000" w:themeColor="text1"/>
            <w:szCs w:val="24"/>
          </w:rPr>
          <w:t>Календарным планом</w:t>
        </w:r>
      </w:hyperlink>
      <w:r>
        <w:rPr>
          <w:color w:val="000000" w:themeColor="text1"/>
          <w:szCs w:val="24"/>
        </w:rPr>
        <w:t xml:space="preserve">, приведённым в </w:t>
      </w:r>
      <w:hyperlink w:anchor="Приложение_1" w:tooltip="#Приложение_1" w:history="1">
        <w:r>
          <w:rPr>
            <w:color w:val="000000" w:themeColor="text1"/>
            <w:szCs w:val="24"/>
          </w:rPr>
          <w:t>приложении 1</w:t>
        </w:r>
      </w:hyperlink>
      <w:r>
        <w:rPr>
          <w:color w:val="000000" w:themeColor="text1"/>
          <w:szCs w:val="24"/>
        </w:rPr>
        <w:t xml:space="preserve"> к ТЗ, и передаваемые на бумажном носителе информации, должны быть оформлены в </w:t>
      </w:r>
      <w:r w:rsidR="00203CB7">
        <w:rPr>
          <w:color w:val="000000" w:themeColor="text1"/>
          <w:szCs w:val="24"/>
        </w:rPr>
        <w:t>3</w:t>
      </w:r>
      <w:r>
        <w:rPr>
          <w:color w:val="000000" w:themeColor="text1"/>
          <w:szCs w:val="24"/>
        </w:rPr>
        <w:t xml:space="preserve"> (</w:t>
      </w:r>
      <w:r w:rsidR="00203CB7">
        <w:rPr>
          <w:color w:val="000000" w:themeColor="text1"/>
          <w:szCs w:val="24"/>
        </w:rPr>
        <w:t>трех</w:t>
      </w:r>
      <w:r>
        <w:rPr>
          <w:color w:val="000000" w:themeColor="text1"/>
          <w:szCs w:val="24"/>
        </w:rPr>
        <w:t>) экземплярах, иметь подписанный со стороны Исполнителя титульный лист, быть сброшюрованными с применением пластиковых или металлических пружин, иметь прозрачную пластиковую обложку со стороны титульного листа документа и обложку из плотной бумаги в конце документа.</w:t>
      </w:r>
    </w:p>
    <w:p w14:paraId="1D3B497B" w14:textId="77777777" w:rsidR="00D05AD5" w:rsidRDefault="009F4C0E">
      <w:pPr>
        <w:pStyle w:val="31"/>
        <w:spacing w:line="276" w:lineRule="auto"/>
        <w:ind w:left="0" w:firstLine="708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В случае если количество листов документа превышает 220 (двести двадцать листов), то такой документ должен быть разделён на тома. При этом на титульных листах такого документа должен быть указан номер тома.</w:t>
      </w:r>
    </w:p>
    <w:p w14:paraId="067EAA03" w14:textId="77777777" w:rsidR="00D05AD5" w:rsidRDefault="009F4C0E">
      <w:pPr>
        <w:pStyle w:val="31"/>
        <w:spacing w:line="276" w:lineRule="auto"/>
        <w:ind w:left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На титульном листе в обязательном порядке должна быть указана следующая информация на русском языке:</w:t>
      </w:r>
    </w:p>
    <w:p w14:paraId="444CDCA7" w14:textId="77777777" w:rsidR="00D05AD5" w:rsidRDefault="00203CB7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наименование Исполнителя</w:t>
      </w:r>
      <w:r w:rsidR="009F4C0E">
        <w:rPr>
          <w:color w:val="000000" w:themeColor="text1"/>
        </w:rPr>
        <w:t xml:space="preserve"> в соответствии с ЕГРЮЛ;</w:t>
      </w:r>
    </w:p>
    <w:p w14:paraId="53B9C8E9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должность лица Исполнителя, утвердившего документ;</w:t>
      </w:r>
    </w:p>
    <w:p w14:paraId="195D6F1C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ФИО лица Исполнителя, утвердившего документ;</w:t>
      </w:r>
    </w:p>
    <w:p w14:paraId="307C3E32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дата утверждения документа со стороны Исполнителя;</w:t>
      </w:r>
    </w:p>
    <w:p w14:paraId="296AC068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наименование документа, строго соответствующее указанному в </w:t>
      </w:r>
      <w:hyperlink w:anchor="Календарный_план" w:tooltip="#Календарный_план" w:history="1">
        <w:r>
          <w:rPr>
            <w:color w:val="000000" w:themeColor="text1"/>
          </w:rPr>
          <w:t>Календарном плане</w:t>
        </w:r>
      </w:hyperlink>
      <w:r>
        <w:rPr>
          <w:color w:val="000000" w:themeColor="text1"/>
        </w:rPr>
        <w:t>;</w:t>
      </w:r>
    </w:p>
    <w:p w14:paraId="7F64311E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предмет </w:t>
      </w:r>
      <w:r w:rsidR="00203CB7">
        <w:rPr>
          <w:color w:val="000000" w:themeColor="text1"/>
        </w:rPr>
        <w:t>контракта</w:t>
      </w:r>
      <w:r>
        <w:rPr>
          <w:color w:val="000000" w:themeColor="text1"/>
        </w:rPr>
        <w:t>;</w:t>
      </w:r>
    </w:p>
    <w:p w14:paraId="41BD35D9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lastRenderedPageBreak/>
        <w:t>№ тома (при необходимости);</w:t>
      </w:r>
    </w:p>
    <w:p w14:paraId="12C799AE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количество листов документа;</w:t>
      </w:r>
    </w:p>
    <w:p w14:paraId="0E5F6581" w14:textId="77777777" w:rsidR="00D05AD5" w:rsidRDefault="009F4C0E">
      <w:pPr>
        <w:pStyle w:val="14"/>
        <w:spacing w:line="276" w:lineRule="auto"/>
        <w:rPr>
          <w:color w:val="000000" w:themeColor="text1"/>
        </w:rPr>
      </w:pPr>
      <w:r>
        <w:rPr>
          <w:color w:val="000000" w:themeColor="text1"/>
        </w:rPr>
        <w:t>год составления.</w:t>
      </w:r>
    </w:p>
    <w:p w14:paraId="7CC5CFAA" w14:textId="77777777" w:rsidR="00D05AD5" w:rsidRDefault="009F4C0E">
      <w:pPr>
        <w:pStyle w:val="31"/>
        <w:spacing w:line="276" w:lineRule="auto"/>
        <w:ind w:left="0"/>
      </w:pPr>
      <w:r>
        <w:t xml:space="preserve">Все файлы отчётных документов, передаваемые на машинном носителе информации, должны иметь имена, строго соответствующие названиям документов или их разделов, указанных в </w:t>
      </w:r>
      <w:hyperlink w:anchor="Календарный_план" w:tooltip="#Календарный_план" w:history="1">
        <w:r>
          <w:t>Календарном плане</w:t>
        </w:r>
      </w:hyperlink>
      <w:r>
        <w:t xml:space="preserve">, а также быть сохранены в форматах: </w:t>
      </w:r>
      <w:proofErr w:type="spellStart"/>
      <w:r>
        <w:t>docx</w:t>
      </w:r>
      <w:proofErr w:type="spellEnd"/>
      <w:r>
        <w:t xml:space="preserve"> или </w:t>
      </w:r>
      <w:proofErr w:type="spellStart"/>
      <w:r>
        <w:rPr>
          <w:lang w:val="en-US"/>
        </w:rPr>
        <w:t>odt</w:t>
      </w:r>
      <w:proofErr w:type="spellEnd"/>
      <w:r>
        <w:t xml:space="preserve"> (ODF формат для текстовых документов), </w:t>
      </w:r>
      <w:r>
        <w:rPr>
          <w:lang w:val="en-US"/>
        </w:rPr>
        <w:t>xlsx</w:t>
      </w:r>
      <w:r>
        <w:t xml:space="preserve"> или </w:t>
      </w:r>
      <w:proofErr w:type="spellStart"/>
      <w:r>
        <w:rPr>
          <w:lang w:val="en-US"/>
        </w:rPr>
        <w:t>ods</w:t>
      </w:r>
      <w:proofErr w:type="spellEnd"/>
      <w:r>
        <w:t xml:space="preserve"> (ODF формат для электронных таблиц).</w:t>
      </w:r>
    </w:p>
    <w:p w14:paraId="4BBCA9BD" w14:textId="77777777" w:rsidR="00D05AD5" w:rsidRDefault="009F4C0E">
      <w:pPr>
        <w:pStyle w:val="31"/>
        <w:spacing w:line="276" w:lineRule="auto"/>
        <w:ind w:left="0"/>
        <w:rPr>
          <w:szCs w:val="24"/>
        </w:rPr>
      </w:pPr>
      <w:r>
        <w:rPr>
          <w:szCs w:val="24"/>
        </w:rPr>
        <w:t>Документация и материалы передаются на:</w:t>
      </w:r>
    </w:p>
    <w:p w14:paraId="1FC8909A" w14:textId="77777777" w:rsidR="00D05AD5" w:rsidRDefault="009F4C0E">
      <w:pPr>
        <w:pStyle w:val="afffffffd"/>
        <w:numPr>
          <w:ilvl w:val="0"/>
          <w:numId w:val="40"/>
        </w:numPr>
        <w:spacing w:line="276" w:lineRule="auto"/>
        <w:rPr>
          <w:szCs w:val="24"/>
        </w:rPr>
      </w:pPr>
      <w:r>
        <w:rPr>
          <w:szCs w:val="24"/>
        </w:rPr>
        <w:t xml:space="preserve">бумажных носителях в </w:t>
      </w:r>
      <w:r w:rsidR="00203CB7">
        <w:rPr>
          <w:szCs w:val="24"/>
        </w:rPr>
        <w:t>трех</w:t>
      </w:r>
      <w:r>
        <w:rPr>
          <w:szCs w:val="24"/>
        </w:rPr>
        <w:t xml:space="preserve"> экземпляре;</w:t>
      </w:r>
    </w:p>
    <w:p w14:paraId="6C602EB9" w14:textId="77777777" w:rsidR="00D05AD5" w:rsidRDefault="009F4C0E">
      <w:pPr>
        <w:pStyle w:val="afffffffd"/>
        <w:numPr>
          <w:ilvl w:val="0"/>
          <w:numId w:val="40"/>
        </w:numPr>
        <w:spacing w:line="276" w:lineRule="auto"/>
        <w:rPr>
          <w:szCs w:val="24"/>
        </w:rPr>
      </w:pPr>
      <w:r>
        <w:rPr>
          <w:szCs w:val="24"/>
        </w:rPr>
        <w:t>машинном носителе в одном экземпляре.</w:t>
      </w:r>
    </w:p>
    <w:p w14:paraId="40ED53B0" w14:textId="77777777" w:rsidR="00D05AD5" w:rsidRDefault="009F4C0E">
      <w:pPr>
        <w:pStyle w:val="31"/>
        <w:numPr>
          <w:ilvl w:val="0"/>
          <w:numId w:val="0"/>
        </w:numPr>
        <w:spacing w:line="276" w:lineRule="auto"/>
        <w:ind w:left="709"/>
        <w:rPr>
          <w:szCs w:val="24"/>
        </w:rPr>
      </w:pPr>
      <w:r>
        <w:rPr>
          <w:szCs w:val="24"/>
        </w:rPr>
        <w:t>Документация, передаваемая на машинном носителе информации, включает:</w:t>
      </w:r>
    </w:p>
    <w:p w14:paraId="6BB050BD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 xml:space="preserve">1) документы в формате </w:t>
      </w:r>
      <w:proofErr w:type="spellStart"/>
      <w:r>
        <w:rPr>
          <w:szCs w:val="24"/>
        </w:rPr>
        <w:t>pdf</w:t>
      </w:r>
      <w:proofErr w:type="spellEnd"/>
      <w:r>
        <w:rPr>
          <w:szCs w:val="24"/>
        </w:rPr>
        <w:t>, которые полностью идентичны документам на бумажных носителях;</w:t>
      </w:r>
    </w:p>
    <w:p w14:paraId="66165FA3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2) электронные документы в форматах тех программных продуктов, в которых они изготовлены, с возможностью дальнейшей работы и редактирования.</w:t>
      </w:r>
    </w:p>
    <w:p w14:paraId="035FEF86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системы:</w:t>
      </w:r>
    </w:p>
    <w:p w14:paraId="12748C19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Р 59853-2021 – в части терминологии;</w:t>
      </w:r>
    </w:p>
    <w:p w14:paraId="1C2F5933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19.201-78 – в части содержания документа «Частное техническое задание»;</w:t>
      </w:r>
    </w:p>
    <w:p w14:paraId="5F7DC341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Р 59795-2021 – в части содержания документа «Ведомость технического проекта»;</w:t>
      </w:r>
    </w:p>
    <w:p w14:paraId="76B88A9F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19.404-79 – в части содержания документа «Пояснительная записка»;</w:t>
      </w:r>
    </w:p>
    <w:p w14:paraId="20AAF930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19.507-79 – в части содержания документа «Ведомость эксплуатационных документов»;</w:t>
      </w:r>
    </w:p>
    <w:p w14:paraId="5A2670FD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19.402-78 – в части содержания документа «Описание программы»;</w:t>
      </w:r>
    </w:p>
    <w:p w14:paraId="0FC98FDA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19.503-79 – в части содержания документа «Руководство (системного) программиста»;</w:t>
      </w:r>
    </w:p>
    <w:p w14:paraId="42A04DED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Р 59795-2021 – в части содержания документа «Руководство оператора»;</w:t>
      </w:r>
    </w:p>
    <w:p w14:paraId="1ADA4BA0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Р 59795-2021 – в части содержания документа «Руководство администратора»;</w:t>
      </w:r>
    </w:p>
    <w:p w14:paraId="4393FA63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ГОСТ Р 59795-2021 – в части содержания документов «Программа и методика испытаний».</w:t>
      </w:r>
    </w:p>
    <w:p w14:paraId="1EF989D3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 xml:space="preserve">Комплект эксплуатационной документации на модернизированную Систему должен содержать сведения, достаточные для эксплуатации Системы, в том числе как </w:t>
      </w:r>
      <w:r>
        <w:rPr>
          <w:szCs w:val="24"/>
        </w:rPr>
        <w:lastRenderedPageBreak/>
        <w:t>заказного программного обеспечения (серверной составляющей специального программного обеспечения).</w:t>
      </w:r>
    </w:p>
    <w:p w14:paraId="66291FAB" w14:textId="77777777" w:rsidR="00D05AD5" w:rsidRDefault="009F4C0E">
      <w:pPr>
        <w:pStyle w:val="afffffffd"/>
        <w:spacing w:line="276" w:lineRule="auto"/>
        <w:rPr>
          <w:szCs w:val="24"/>
        </w:rPr>
      </w:pPr>
      <w:r>
        <w:rPr>
          <w:szCs w:val="24"/>
        </w:rPr>
        <w:t>В части программного обеспечения Системы документация должна содержать исчерпывающее описание по ГОСТ серии 19.ХХХ, обеспечивающее его установку, настройку, эксплуатацию и сопровождение (технические требования (спецификации), руководство системного программиста, руководства оператора, руководство администратора).</w:t>
      </w:r>
    </w:p>
    <w:p w14:paraId="52B0CFEB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При разработке документов должно быть учтено следующее:</w:t>
      </w:r>
    </w:p>
    <w:p w14:paraId="64253A51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pacing w:val="-2"/>
          <w:szCs w:val="24"/>
        </w:rPr>
      </w:pPr>
      <w:r>
        <w:rPr>
          <w:spacing w:val="-2"/>
          <w:szCs w:val="24"/>
        </w:rPr>
        <w:t>до начала приемочных испытаний Исполнитель передает Заказчику реквизиты доступа к модернизированной Системе, необходимые для ее развертывания и эксплуатации. Указанные сведения включаются в документ «Руководство системного программиста» по ГОСТ 19.503-79 ЕСПД;</w:t>
      </w:r>
    </w:p>
    <w:p w14:paraId="033B2E5D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Документы «Руководство оператора» и иные документы, регламентирующие деятельность персонала при работе с Системой, должны содержать описание выполнения операций (действий) пользователей в технологическом процессе использования Системы. Таким образом, описательная часть должна строиться на основе порядка действий персонала в рамках автоматизируемых Системой процессов, а не сводится к описанию (перечислению) функций Системы. При этом в указанных документах должна быть отражена работа всех функций по подсистемам Системы;</w:t>
      </w:r>
    </w:p>
    <w:p w14:paraId="106E5FB5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Пояснительная записка должна обязательна включать: описание архитектуры Системы; описание ролей и полномочий пользователей Системы; описание структуры запросов Системы;</w:t>
      </w:r>
    </w:p>
    <w:p w14:paraId="755A65E4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>Руководство системного программиста должно обязательно включать: порядок восстановления базы данных Системы и список данных, подлежащих восстановлению в случае сбоя (для каждого типа данных из списка должно быть составлено подробное руководство по восстановлению из резервной копии); список портов, которые должны быть открыты на каждом из серверов для корректной работоспособности Системы; список процессов, которые должны быть в работе на каждом из серверов для корректной работоспособности Системы; действия системного администратора перед отключением каждого из серверов Системы; действия системного администратора при включении каждого из серверов Системы; перечень возможных проблем, ошибок и методов их решения;</w:t>
      </w:r>
    </w:p>
    <w:p w14:paraId="2803C315" w14:textId="77777777" w:rsidR="00D05AD5" w:rsidRDefault="009F4C0E">
      <w:pPr>
        <w:pStyle w:val="afffffffd"/>
        <w:numPr>
          <w:ilvl w:val="0"/>
          <w:numId w:val="41"/>
        </w:numPr>
        <w:spacing w:line="276" w:lineRule="auto"/>
        <w:rPr>
          <w:szCs w:val="24"/>
        </w:rPr>
      </w:pPr>
      <w:r>
        <w:rPr>
          <w:szCs w:val="24"/>
        </w:rPr>
        <w:t xml:space="preserve">Описание программы должно обязательно включать:  матрица ролевого доступа пользователей к информационным ресурсам с использованием ролевой модели контроля доступа (RBAC); описание архитектуры Системы, схемы взаимодействия с внешними системами, включающие в себя схему архитектуры Системы, перечень задействованных систем, перечень подсистем, описание функциональности, описание связей </w:t>
      </w:r>
      <w:r>
        <w:rPr>
          <w:szCs w:val="24"/>
        </w:rPr>
        <w:lastRenderedPageBreak/>
        <w:t>Системы с другими системами; описание технологического процесса, включающее в себя цели и назначение системы, описание технологии обработки информации, порядок подключения к системе, описание процесса обработки информации.</w:t>
      </w:r>
    </w:p>
    <w:p w14:paraId="335FBBCB" w14:textId="77777777" w:rsidR="00D05AD5" w:rsidRDefault="00D05AD5">
      <w:pPr>
        <w:pStyle w:val="afffffffd"/>
        <w:spacing w:line="276" w:lineRule="auto"/>
        <w:ind w:left="1429" w:firstLine="0"/>
        <w:rPr>
          <w:color w:val="000000" w:themeColor="text1"/>
        </w:rPr>
      </w:pPr>
    </w:p>
    <w:p w14:paraId="7AB4394D" w14:textId="77777777" w:rsidR="00D05AD5" w:rsidRDefault="00D05AD5">
      <w:pPr>
        <w:pStyle w:val="ae"/>
        <w:rPr>
          <w:color w:val="000000" w:themeColor="text1"/>
        </w:rPr>
      </w:pPr>
    </w:p>
    <w:p w14:paraId="6F074804" w14:textId="77777777" w:rsidR="00D05AD5" w:rsidRDefault="009F4C0E">
      <w:pPr>
        <w:pStyle w:val="10"/>
        <w:rPr>
          <w:color w:val="000000" w:themeColor="text1"/>
        </w:rPr>
      </w:pPr>
      <w:bookmarkStart w:id="104" w:name="_Toc158643979"/>
      <w:bookmarkStart w:id="105" w:name="_Toc158900604"/>
      <w:bookmarkStart w:id="106" w:name="_Toc158900061"/>
      <w:bookmarkStart w:id="107" w:name="_Toc128760682"/>
      <w:bookmarkStart w:id="108" w:name="_Toc158884676"/>
      <w:bookmarkStart w:id="109" w:name="_Toc240723508"/>
      <w:r>
        <w:rPr>
          <w:color w:val="000000" w:themeColor="text1"/>
        </w:rPr>
        <w:lastRenderedPageBreak/>
        <w:t>Прочие положения</w:t>
      </w:r>
      <w:bookmarkEnd w:id="104"/>
      <w:bookmarkEnd w:id="105"/>
      <w:bookmarkEnd w:id="106"/>
      <w:bookmarkEnd w:id="107"/>
      <w:bookmarkEnd w:id="108"/>
      <w:bookmarkEnd w:id="109"/>
    </w:p>
    <w:p w14:paraId="0562A3D6" w14:textId="77777777" w:rsidR="00D05AD5" w:rsidRDefault="009F4C0E">
      <w:pPr>
        <w:pStyle w:val="22"/>
        <w:keepNext w:val="0"/>
        <w:keepLines w:val="0"/>
        <w:widowControl w:val="0"/>
        <w:rPr>
          <w:color w:val="000000" w:themeColor="text1"/>
          <w:lang w:eastAsia="en-US"/>
        </w:rPr>
      </w:pPr>
      <w:bookmarkStart w:id="110" w:name="_Toc240723509"/>
      <w:bookmarkStart w:id="111" w:name="_Toc158900605"/>
      <w:bookmarkStart w:id="112" w:name="_Toc158643980"/>
      <w:bookmarkStart w:id="113" w:name="_Toc158884677"/>
      <w:bookmarkStart w:id="114" w:name="_Toc158900062"/>
      <w:r>
        <w:rPr>
          <w:color w:val="000000" w:themeColor="text1"/>
          <w:lang w:eastAsia="en-US"/>
        </w:rPr>
        <w:t xml:space="preserve">Контроль за </w:t>
      </w:r>
      <w:r w:rsidR="00203CB7">
        <w:rPr>
          <w:color w:val="000000" w:themeColor="text1"/>
          <w:lang w:eastAsia="en-US"/>
        </w:rPr>
        <w:t>исполнением Контракта</w:t>
      </w:r>
      <w:bookmarkEnd w:id="110"/>
    </w:p>
    <w:p w14:paraId="34340F40" w14:textId="77777777" w:rsidR="00D05AD5" w:rsidRDefault="009F4C0E">
      <w:pPr>
        <w:tabs>
          <w:tab w:val="left" w:pos="1134"/>
        </w:tabs>
        <w:spacing w:line="276" w:lineRule="auto"/>
        <w:ind w:firstLine="709"/>
        <w:rPr>
          <w:color w:val="000000" w:themeColor="text1"/>
          <w:lang w:eastAsia="en-US"/>
        </w:rPr>
      </w:pPr>
      <w:bookmarkStart w:id="115" w:name="_Toc162540850"/>
      <w:bookmarkEnd w:id="115"/>
      <w:r>
        <w:rPr>
          <w:rFonts w:eastAsia="Calibri"/>
          <w:szCs w:val="22"/>
          <w:lang w:eastAsia="en-US"/>
        </w:rPr>
        <w:t xml:space="preserve">В порядке контроля за ходом </w:t>
      </w:r>
      <w:r w:rsidR="00203CB7">
        <w:rPr>
          <w:rFonts w:eastAsia="Calibri"/>
          <w:szCs w:val="22"/>
          <w:lang w:eastAsia="en-US"/>
        </w:rPr>
        <w:t xml:space="preserve">исполнения Контракта, </w:t>
      </w:r>
      <w:r>
        <w:rPr>
          <w:rFonts w:eastAsia="Calibri"/>
          <w:szCs w:val="22"/>
          <w:lang w:eastAsia="en-US"/>
        </w:rPr>
        <w:t>Исполнитель должен в течение 3 (трех) рабочих дней с даты направления Заказчиком соответствующего требования предостав</w:t>
      </w:r>
      <w:r w:rsidR="00203CB7">
        <w:rPr>
          <w:rFonts w:eastAsia="Calibri"/>
          <w:szCs w:val="22"/>
          <w:lang w:eastAsia="en-US"/>
        </w:rPr>
        <w:t>ить</w:t>
      </w:r>
      <w:r>
        <w:rPr>
          <w:rFonts w:eastAsia="Calibri"/>
          <w:szCs w:val="22"/>
          <w:lang w:eastAsia="en-US"/>
        </w:rPr>
        <w:t xml:space="preserve"> Заказчику или по его требованию третьим лицам всю документацию, необходимую для проверки процесса </w:t>
      </w:r>
      <w:r w:rsidR="00EF5D45">
        <w:rPr>
          <w:rFonts w:eastAsia="Calibri"/>
          <w:szCs w:val="22"/>
          <w:lang w:eastAsia="en-US"/>
        </w:rPr>
        <w:t>исполнения Контракта</w:t>
      </w:r>
      <w:r>
        <w:rPr>
          <w:rFonts w:eastAsia="Calibri"/>
          <w:szCs w:val="22"/>
          <w:lang w:eastAsia="en-US"/>
        </w:rPr>
        <w:t>.</w:t>
      </w:r>
    </w:p>
    <w:p w14:paraId="4C39E12B" w14:textId="77777777" w:rsidR="00D05AD5" w:rsidRDefault="009F4C0E">
      <w:pPr>
        <w:pStyle w:val="22"/>
        <w:keepNext w:val="0"/>
        <w:keepLines w:val="0"/>
        <w:widowControl w:val="0"/>
        <w:rPr>
          <w:color w:val="000000" w:themeColor="text1"/>
          <w:lang w:eastAsia="en-US"/>
        </w:rPr>
      </w:pPr>
      <w:bookmarkStart w:id="116" w:name="_Toc240723510"/>
      <w:r>
        <w:rPr>
          <w:color w:val="000000" w:themeColor="text1"/>
          <w:lang w:eastAsia="en-US"/>
        </w:rPr>
        <w:t>Гарантийные обязательства</w:t>
      </w:r>
      <w:bookmarkEnd w:id="111"/>
      <w:bookmarkEnd w:id="112"/>
      <w:bookmarkEnd w:id="113"/>
      <w:bookmarkEnd w:id="114"/>
      <w:bookmarkEnd w:id="116"/>
    </w:p>
    <w:p w14:paraId="637FFD12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117" w:name="_Toc158884678"/>
      <w:bookmarkStart w:id="118" w:name="_Toc158884680"/>
      <w:bookmarkStart w:id="119" w:name="_Toc158900063"/>
      <w:bookmarkStart w:id="120" w:name="_Toc158643981"/>
      <w:bookmarkStart w:id="121" w:name="_Toc158900606"/>
      <w:r>
        <w:rPr>
          <w:color w:val="000000" w:themeColor="text1"/>
        </w:rPr>
        <w:t xml:space="preserve">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обслуживанию. При этом, общий срок гарантийных обязательств, установленных в соответствии с настоящим ТЗ, продлевается на период, соответствующий сроку, исчисляемому от даты получения Исполнителем обращения </w:t>
      </w:r>
      <w:r w:rsidR="00D83A88">
        <w:rPr>
          <w:color w:val="000000" w:themeColor="text1"/>
        </w:rPr>
        <w:t xml:space="preserve">от </w:t>
      </w:r>
      <w:r>
        <w:rPr>
          <w:color w:val="000000" w:themeColor="text1"/>
        </w:rPr>
        <w:t>Заказчика до даты завершения мероприятий по гарантийному обслуживанию, указанной в соответствующем Акте.</w:t>
      </w:r>
      <w:bookmarkEnd w:id="117"/>
    </w:p>
    <w:p w14:paraId="401C7C32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r>
        <w:rPr>
          <w:color w:val="000000" w:themeColor="text1"/>
        </w:rPr>
        <w:t xml:space="preserve">Исполнитель должен гарантировать, что применение в процессе </w:t>
      </w:r>
      <w:r w:rsidR="00D865D6">
        <w:rPr>
          <w:color w:val="000000" w:themeColor="text1"/>
        </w:rPr>
        <w:t>исполнения Контракта</w:t>
      </w:r>
      <w:r>
        <w:rPr>
          <w:color w:val="000000" w:themeColor="text1"/>
        </w:rPr>
        <w:t xml:space="preserve"> технических и программных решений и средств не нарушает права и законные интересы третьих лиц. Заказчик не несёт ответственности за нарушение Исполнителем исключительных прав на результаты интеллектуальной деятельности третьих лиц при </w:t>
      </w:r>
      <w:r w:rsidR="00D865D6">
        <w:rPr>
          <w:color w:val="000000" w:themeColor="text1"/>
        </w:rPr>
        <w:t>исполнении Контракта</w:t>
      </w:r>
      <w:r>
        <w:rPr>
          <w:color w:val="000000" w:themeColor="text1"/>
        </w:rPr>
        <w:t xml:space="preserve">. В случае предъявления к Заказчику претензий, связанных с </w:t>
      </w:r>
      <w:r w:rsidR="00D865D6">
        <w:rPr>
          <w:color w:val="000000" w:themeColor="text1"/>
        </w:rPr>
        <w:t>исполнением Контракта</w:t>
      </w:r>
      <w:r>
        <w:rPr>
          <w:color w:val="000000" w:themeColor="text1"/>
        </w:rPr>
        <w:t>, по основанию нарушения интеллектуальных прав третьих лиц, Исполнитель обязуется возместить Заказчику все убытки, причинённые в связи с предъявлением таких претензий.</w:t>
      </w:r>
    </w:p>
    <w:p w14:paraId="1FD57025" w14:textId="77777777" w:rsidR="00D05AD5" w:rsidRDefault="009F4C0E">
      <w:pPr>
        <w:pStyle w:val="31"/>
        <w:keepNext w:val="0"/>
        <w:keepLines w:val="0"/>
        <w:widowControl w:val="0"/>
        <w:spacing w:line="276" w:lineRule="auto"/>
        <w:ind w:left="0"/>
        <w:rPr>
          <w:color w:val="000000" w:themeColor="text1"/>
        </w:rPr>
      </w:pPr>
      <w:bookmarkStart w:id="122" w:name="_Toc158884679"/>
      <w:bookmarkStart w:id="123" w:name="_Toc157501839"/>
      <w:r>
        <w:rPr>
          <w:color w:val="000000" w:themeColor="text1"/>
        </w:rPr>
        <w:t xml:space="preserve">Обеспечение защиты искажения и подделки информации при </w:t>
      </w:r>
      <w:r w:rsidR="00D865D6">
        <w:rPr>
          <w:color w:val="000000" w:themeColor="text1"/>
        </w:rPr>
        <w:t>исполнении Контракта</w:t>
      </w:r>
      <w:r>
        <w:rPr>
          <w:color w:val="000000" w:themeColor="text1"/>
        </w:rPr>
        <w:t xml:space="preserve"> должно осуществляться организационными и техническими мерами Исполнителя в соответствии с действующим законодательством Российской Федерации.</w:t>
      </w:r>
      <w:bookmarkEnd w:id="122"/>
      <w:bookmarkEnd w:id="123"/>
    </w:p>
    <w:p w14:paraId="5A3BF715" w14:textId="77777777" w:rsidR="00D05AD5" w:rsidRDefault="009F4C0E">
      <w:pPr>
        <w:pStyle w:val="22"/>
        <w:spacing w:line="276" w:lineRule="auto"/>
        <w:rPr>
          <w:color w:val="000000" w:themeColor="text1"/>
          <w:lang w:eastAsia="en-US"/>
        </w:rPr>
      </w:pPr>
      <w:bookmarkStart w:id="124" w:name="_Toc240723511"/>
      <w:r>
        <w:rPr>
          <w:color w:val="000000" w:themeColor="text1"/>
          <w:lang w:eastAsia="en-US"/>
        </w:rPr>
        <w:t>Ответственность</w:t>
      </w:r>
      <w:bookmarkEnd w:id="118"/>
      <w:bookmarkEnd w:id="119"/>
      <w:bookmarkEnd w:id="120"/>
      <w:bookmarkEnd w:id="121"/>
      <w:bookmarkEnd w:id="124"/>
      <w:r>
        <w:rPr>
          <w:color w:val="000000" w:themeColor="text1"/>
          <w:lang w:eastAsia="en-US"/>
        </w:rPr>
        <w:t xml:space="preserve"> </w:t>
      </w:r>
    </w:p>
    <w:p w14:paraId="4982D0F2" w14:textId="77777777" w:rsidR="00D05AD5" w:rsidRDefault="009F4C0E">
      <w:pPr>
        <w:pStyle w:val="ae"/>
        <w:spacing w:line="276" w:lineRule="auto"/>
        <w:rPr>
          <w:rFonts w:eastAsia="Calibri"/>
          <w:color w:val="000000" w:themeColor="text1"/>
          <w:lang w:eastAsia="en-US"/>
        </w:rPr>
      </w:pPr>
      <w:bookmarkStart w:id="125" w:name="_Toc158643982"/>
      <w:bookmarkStart w:id="126" w:name="_Toc158900607"/>
      <w:bookmarkStart w:id="127" w:name="_Toc158884681"/>
      <w:bookmarkStart w:id="128" w:name="_Toc158900064"/>
      <w:r>
        <w:rPr>
          <w:rFonts w:eastAsia="Calibri"/>
          <w:color w:val="000000" w:themeColor="text1"/>
          <w:lang w:eastAsia="en-US"/>
        </w:rPr>
        <w:t>Исполнитель несёт всю полноту ответственности, предусмотренную законодательством Российской Федерации, в случае использования реквизитов доступа к Системе (логинов, паролей или адресов доступа и т.д.) для осуществления несанкционированного доступа к Системе, приведшими в том числе к нарушению её работоспособности или несанкционированному распространению содержащейся в ней информации.</w:t>
      </w:r>
    </w:p>
    <w:p w14:paraId="3A96B878" w14:textId="77777777" w:rsidR="00D05AD5" w:rsidRDefault="009F4C0E">
      <w:pPr>
        <w:pStyle w:val="22"/>
        <w:spacing w:line="276" w:lineRule="auto"/>
        <w:rPr>
          <w:color w:val="000000" w:themeColor="text1"/>
          <w:lang w:eastAsia="en-US"/>
        </w:rPr>
      </w:pPr>
      <w:bookmarkStart w:id="129" w:name="_Toc240723512"/>
      <w:bookmarkStart w:id="130" w:name="_Hlk225418762"/>
      <w:bookmarkEnd w:id="125"/>
      <w:bookmarkEnd w:id="126"/>
      <w:bookmarkEnd w:id="127"/>
      <w:bookmarkEnd w:id="128"/>
      <w:commentRangeStart w:id="131"/>
      <w:r>
        <w:rPr>
          <w:color w:val="000000" w:themeColor="text1"/>
          <w:lang w:eastAsia="en-US"/>
        </w:rPr>
        <w:lastRenderedPageBreak/>
        <w:t>Требования к информационной безопасности</w:t>
      </w:r>
      <w:commentRangeEnd w:id="131"/>
      <w:r w:rsidR="00DB4BD7">
        <w:rPr>
          <w:rStyle w:val="af5"/>
          <w:rFonts w:cs="Times New Roman"/>
          <w:b w:val="0"/>
          <w:bCs w:val="0"/>
          <w:iCs w:val="0"/>
        </w:rPr>
        <w:commentReference w:id="131"/>
      </w:r>
      <w:bookmarkEnd w:id="129"/>
    </w:p>
    <w:p w14:paraId="432FA44B" w14:textId="77777777" w:rsidR="00D05AD5" w:rsidRDefault="009F4C0E" w:rsidP="000D5FEE">
      <w:pPr>
        <w:pStyle w:val="ae"/>
        <w:spacing w:line="276" w:lineRule="auto"/>
      </w:pPr>
      <w:commentRangeStart w:id="132"/>
      <w:r>
        <w:t>При проведении работ по доработке Системы должно быть обеспечено исполнение требований ГОСТ Р 56939-2024 «Защита информации. Разработка безопасного программного обеспечения. Общие требования».</w:t>
      </w:r>
      <w:commentRangeEnd w:id="132"/>
      <w:r w:rsidR="00A06BAB">
        <w:rPr>
          <w:rStyle w:val="af5"/>
        </w:rPr>
        <w:commentReference w:id="132"/>
      </w:r>
    </w:p>
    <w:p w14:paraId="15BE9CC7" w14:textId="77777777" w:rsidR="00D05AD5" w:rsidRDefault="009F4C0E" w:rsidP="000D5FEE">
      <w:pPr>
        <w:pStyle w:val="ae"/>
        <w:spacing w:line="276" w:lineRule="auto"/>
      </w:pPr>
      <w:r>
        <w:t xml:space="preserve">Доступ для выполнения работ (или части работ) удаленно (при необходимости) по месту нахождения </w:t>
      </w:r>
      <w:r w:rsidR="00D865D6">
        <w:t>Исполнителя</w:t>
      </w:r>
      <w:r>
        <w:t xml:space="preserve"> (и/или мест(а) фактического осуществления удаленного доступа к Системе, с использованием телекоммуникационных средств связи, предоставляется с учетом требований пункта 1 «Требований о защите информации, содержащейся в государственных информационных системах государственных органов, государственных унитарных предприятий, государственных учреждений, с использованием шифровальных (криптографических) средств», утвержденных приказом ФСБ России от 18.03.2025 № 117 «Об утверждении Требований о защите информации, содержащейся в 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 с использованием шифровальных (криптографических) средств».</w:t>
      </w:r>
    </w:p>
    <w:p w14:paraId="4C91355D" w14:textId="77777777" w:rsidR="00D05AD5" w:rsidRDefault="009F4C0E" w:rsidP="000D5FEE">
      <w:pPr>
        <w:pStyle w:val="ae"/>
        <w:spacing w:line="276" w:lineRule="auto"/>
      </w:pPr>
      <w:r>
        <w:t xml:space="preserve">При осуществлении удаленного доступа </w:t>
      </w:r>
      <w:r w:rsidR="00D865D6">
        <w:t>Исполнитель</w:t>
      </w:r>
      <w:r>
        <w:t xml:space="preserve"> </w:t>
      </w:r>
      <w:r w:rsidR="00D865D6">
        <w:t xml:space="preserve">должен выполнять </w:t>
      </w:r>
      <w:r>
        <w:t xml:space="preserve">мероприятия по информационной безопасности на объектах информатизации взаимодействующих с Системой или информационной инфраструктурой </w:t>
      </w:r>
      <w:r w:rsidR="00D865D6">
        <w:t>Заказчика</w:t>
      </w:r>
      <w:r>
        <w:t xml:space="preserve"> и(или) Оператора системы со стороны </w:t>
      </w:r>
      <w:r w:rsidR="00D865D6">
        <w:t>Исполнителя</w:t>
      </w:r>
      <w:r>
        <w:t xml:space="preserve">, в соответствии с требованиями федерального законодательства, приказа ФСТЭК России от 11.04.2025 № 117 «Об утверждении Требований о защите информации, содержащейся в 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 и организационными и распорядительными документами по информационной безопасности </w:t>
      </w:r>
      <w:r w:rsidR="00D865D6">
        <w:t>Заказчика</w:t>
      </w:r>
      <w:r>
        <w:t xml:space="preserve"> и(или) Оператора системы. С целью повышения уровня информационной безопасности при реализации удаленного доступа политика назначения учетных записей, предоставляемых (назначаемых) для доступа к Системе, должна исключать не персонифицированный (коллективный) доступ (обеспечение принципа индивидуальных учетных записей).</w:t>
      </w:r>
    </w:p>
    <w:p w14:paraId="79B91E07" w14:textId="77777777" w:rsidR="00D05AD5" w:rsidRDefault="00D865D6" w:rsidP="000D5FEE">
      <w:pPr>
        <w:pStyle w:val="ae"/>
        <w:spacing w:line="276" w:lineRule="auto"/>
      </w:pPr>
      <w:r>
        <w:t>Исполнитель</w:t>
      </w:r>
      <w:r w:rsidR="009F4C0E">
        <w:t xml:space="preserve"> должен обеспечивать контроль и учет действий лиц, получивших доступ к Системе, необходимый для </w:t>
      </w:r>
      <w:r>
        <w:t>выполнения работ в рамках Контракта</w:t>
      </w:r>
      <w:r w:rsidR="009F4C0E">
        <w:t>, включая её программно-технические средства, СЗИ Системы, а также информацию ограниченного доступа, обрабатываемую в Системе.</w:t>
      </w:r>
    </w:p>
    <w:p w14:paraId="4DC1EC4D" w14:textId="77777777" w:rsidR="00D05AD5" w:rsidRDefault="009F4C0E" w:rsidP="000D5FEE">
      <w:pPr>
        <w:pStyle w:val="ae"/>
        <w:spacing w:line="276" w:lineRule="auto"/>
      </w:pPr>
      <w:r>
        <w:t xml:space="preserve">Для удаленного сетевого доступа </w:t>
      </w:r>
      <w:r w:rsidR="00D865D6">
        <w:t>Исполнитель</w:t>
      </w:r>
      <w:r>
        <w:t xml:space="preserve"> должен использовать средства вычислительной техники, которые не используются в личных целях, и к которым применяются корпоративные меры по информационной безопасности.</w:t>
      </w:r>
    </w:p>
    <w:p w14:paraId="23932642" w14:textId="77777777" w:rsidR="00D05AD5" w:rsidRDefault="00D865D6" w:rsidP="000D5FEE">
      <w:pPr>
        <w:pStyle w:val="ae"/>
        <w:spacing w:line="276" w:lineRule="auto"/>
      </w:pPr>
      <w:r>
        <w:t>Исполнитель</w:t>
      </w:r>
      <w:r w:rsidR="009F4C0E">
        <w:t xml:space="preserve"> должен обеспечить установку и запуск средств антивирусной защиты, на автоматизированных местах, имеющих удаленный доступ к инфраструктуре </w:t>
      </w:r>
      <w:r>
        <w:t>З</w:t>
      </w:r>
      <w:r w:rsidR="009F4C0E">
        <w:t>аказчика. Средства антивирусной защиты должны иметь лицензии, а базы данных сигнатур должны быть в актуальном состоянии.</w:t>
      </w:r>
    </w:p>
    <w:p w14:paraId="5F2F751C" w14:textId="77777777" w:rsidR="00D05AD5" w:rsidRDefault="00D865D6" w:rsidP="000D5FEE">
      <w:pPr>
        <w:pStyle w:val="ae"/>
        <w:spacing w:line="276" w:lineRule="auto"/>
      </w:pPr>
      <w:r>
        <w:t>Исполнитель</w:t>
      </w:r>
      <w:r w:rsidR="009F4C0E">
        <w:t xml:space="preserve"> несет ответственность в случае, если компрометация его инфраструктуры стала причиной причинения вреда информационным системам </w:t>
      </w:r>
      <w:r>
        <w:lastRenderedPageBreak/>
        <w:t>Заказчика</w:t>
      </w:r>
      <w:r w:rsidR="009F4C0E">
        <w:t>, либо произошла утрата или разглашение каких-либо конфиденциальных материалов.</w:t>
      </w:r>
    </w:p>
    <w:p w14:paraId="3AACA9C9" w14:textId="77777777" w:rsidR="00D05AD5" w:rsidRDefault="009F4C0E" w:rsidP="000D5FEE">
      <w:pPr>
        <w:pStyle w:val="31"/>
        <w:spacing w:line="276" w:lineRule="auto"/>
        <w:ind w:left="0"/>
        <w:rPr>
          <w:color w:val="000000" w:themeColor="text1"/>
        </w:rPr>
      </w:pPr>
      <w:bookmarkStart w:id="133" w:name="_Toc156824403"/>
      <w:bookmarkStart w:id="134" w:name="_Toc157501840"/>
      <w:bookmarkStart w:id="135" w:name="_Toc158884682"/>
      <w:bookmarkEnd w:id="133"/>
      <w:r>
        <w:rPr>
          <w:color w:val="000000" w:themeColor="text1"/>
        </w:rPr>
        <w:t>Требования по реализации:</w:t>
      </w:r>
      <w:bookmarkEnd w:id="134"/>
      <w:bookmarkEnd w:id="135"/>
    </w:p>
    <w:p w14:paraId="0CFA4C1B" w14:textId="77777777" w:rsidR="00D05AD5" w:rsidRDefault="009F4C0E" w:rsidP="000D5FEE">
      <w:pPr>
        <w:pStyle w:val="ae"/>
        <w:spacing w:line="276" w:lineRule="auto"/>
      </w:pPr>
      <w:r>
        <w:t>В рамках обследования Системы, по результатам анализа защищенности, в разрабатываемом Частном техническом задании на модернизацию ЗПО Системы, должны содержатся требования к встроенным функциям безопасности ЗПО Системы (</w:t>
      </w:r>
      <w:r>
        <w:rPr>
          <w:color w:val="000000"/>
          <w:szCs w:val="28"/>
        </w:rPr>
        <w:t>по требованиям защиты информации, предъявляемым законодательством Российской Федерации в зависимости от класса защищенности Системы</w:t>
      </w:r>
      <w:r>
        <w:t xml:space="preserve">), в том числе на основании требований локальных нормативных актов </w:t>
      </w:r>
      <w:r w:rsidR="00142981">
        <w:t>Заказчика</w:t>
      </w:r>
      <w:r>
        <w:t xml:space="preserve"> и(или) Оператора, включающих (при необходимости) условия взаимодействия с внешними информационными системами, а также средствами защиты информации, предоставляющими Системе функции безопасности в качестве сервиса. Указанные выше локальные нормативные акты предоставляются в рабочем порядке </w:t>
      </w:r>
      <w:r w:rsidR="00142981">
        <w:t>Заказчиком</w:t>
      </w:r>
      <w:r>
        <w:t xml:space="preserve"> и(или) Оператором Системы в течение 3 (трех) рабочих дней с даты поступления соответствующего запроса от Исполнителя.</w:t>
      </w:r>
    </w:p>
    <w:p w14:paraId="7946513E" w14:textId="77777777" w:rsidR="00D05AD5" w:rsidRDefault="007D6035" w:rsidP="000D5FEE">
      <w:pPr>
        <w:pStyle w:val="ae"/>
        <w:spacing w:line="276" w:lineRule="auto"/>
      </w:pPr>
      <w:r>
        <w:t>П</w:t>
      </w:r>
      <w:r w:rsidR="009F4C0E">
        <w:t>олный набор встроенных функций безопасности ЗПО уточняется на этапе технического проектирования.</w:t>
      </w:r>
    </w:p>
    <w:p w14:paraId="19A7A286" w14:textId="77777777" w:rsidR="00D05AD5" w:rsidRDefault="00D05AD5" w:rsidP="000D5FEE">
      <w:pPr>
        <w:pStyle w:val="ae"/>
        <w:spacing w:line="276" w:lineRule="auto"/>
      </w:pPr>
    </w:p>
    <w:p w14:paraId="4F12B0D7" w14:textId="77777777" w:rsidR="00D05AD5" w:rsidRDefault="009F4C0E" w:rsidP="000D5FEE">
      <w:pPr>
        <w:pStyle w:val="ae"/>
        <w:spacing w:line="276" w:lineRule="auto"/>
      </w:pPr>
      <w:commentRangeStart w:id="136"/>
      <w:r>
        <w:t>В Системе должны быть пересмотрены следующие меры защиты информации:</w:t>
      </w:r>
      <w:commentRangeEnd w:id="136"/>
      <w:r w:rsidR="00A06BAB">
        <w:rPr>
          <w:rStyle w:val="af5"/>
        </w:rPr>
        <w:commentReference w:id="136"/>
      </w:r>
    </w:p>
    <w:p w14:paraId="1B1710DC" w14:textId="77777777" w:rsidR="00D05AD5" w:rsidRDefault="009F4C0E" w:rsidP="000D5FEE">
      <w:pPr>
        <w:pStyle w:val="ae"/>
        <w:numPr>
          <w:ilvl w:val="0"/>
          <w:numId w:val="42"/>
        </w:numPr>
        <w:spacing w:line="276" w:lineRule="auto"/>
      </w:pPr>
      <w:r>
        <w:t>меры по управлению доступом субъектов доступа к объектам доступа (УПД);</w:t>
      </w:r>
    </w:p>
    <w:p w14:paraId="5EEE78D9" w14:textId="77777777" w:rsidR="00D05AD5" w:rsidRDefault="009F4C0E" w:rsidP="000D5FEE">
      <w:pPr>
        <w:pStyle w:val="ae"/>
        <w:numPr>
          <w:ilvl w:val="0"/>
          <w:numId w:val="42"/>
        </w:numPr>
        <w:spacing w:line="276" w:lineRule="auto"/>
      </w:pPr>
      <w:r>
        <w:t>меры по регистрации событий безопасности (РСБ).</w:t>
      </w:r>
    </w:p>
    <w:p w14:paraId="7D9F0E1F" w14:textId="77777777" w:rsidR="00D05AD5" w:rsidRDefault="009F4C0E" w:rsidP="000D5FEE">
      <w:pPr>
        <w:pStyle w:val="ae"/>
        <w:spacing w:line="276" w:lineRule="auto"/>
      </w:pPr>
      <w:r>
        <w:t xml:space="preserve">Примечание – Окончательный перечень мер защиты информации, реализуемых в Системе, определяется </w:t>
      </w:r>
      <w:r w:rsidR="00142981">
        <w:t>Исполнителем</w:t>
      </w:r>
      <w:r>
        <w:t xml:space="preserve"> на этапе технического проектировании и согласуется с </w:t>
      </w:r>
      <w:r w:rsidR="00142981">
        <w:t>Заказчиком</w:t>
      </w:r>
      <w:r>
        <w:t>.</w:t>
      </w:r>
    </w:p>
    <w:p w14:paraId="59EDADAD" w14:textId="77777777" w:rsidR="00D05AD5" w:rsidRDefault="009F4C0E" w:rsidP="000D5FEE">
      <w:pPr>
        <w:pStyle w:val="ae"/>
        <w:spacing w:line="276" w:lineRule="auto"/>
      </w:pPr>
      <w:commentRangeStart w:id="137"/>
      <w:r>
        <w:t>Должен быть проведен анализ защищенности Системы на предмет наличия уязвимостей в исходном коде Системы и в прикладном ПО Системы в результате модификации Системы.</w:t>
      </w:r>
      <w:commentRangeEnd w:id="137"/>
      <w:r w:rsidR="00A06BAB">
        <w:rPr>
          <w:rStyle w:val="af5"/>
        </w:rPr>
        <w:commentReference w:id="137"/>
      </w:r>
    </w:p>
    <w:p w14:paraId="0E2CADC7" w14:textId="77777777" w:rsidR="00D05AD5" w:rsidRDefault="009F4C0E" w:rsidP="000D5FEE">
      <w:pPr>
        <w:pStyle w:val="ae"/>
        <w:spacing w:line="276" w:lineRule="auto"/>
      </w:pPr>
      <w:r>
        <w:t>В случае обнаружения уязвимостей они должны быть устранены или приняты компенсирующие меры.</w:t>
      </w:r>
    </w:p>
    <w:p w14:paraId="63135C4B" w14:textId="77777777" w:rsidR="00D05AD5" w:rsidRDefault="009F4C0E" w:rsidP="000D5FEE">
      <w:pPr>
        <w:pStyle w:val="ae"/>
        <w:spacing w:line="276" w:lineRule="auto"/>
      </w:pPr>
      <w:r>
        <w:t xml:space="preserve">Окончательная приемка результатов выполнения </w:t>
      </w:r>
      <w:r w:rsidR="00E42211">
        <w:t>работ</w:t>
      </w:r>
      <w:r>
        <w:t xml:space="preserve"> по развитию Системы должна осуществляется после устранения уязвимостей Системы, в том числе уязвимостей прикладного ПО и исходного кода Системы.</w:t>
      </w:r>
    </w:p>
    <w:p w14:paraId="78C8A181" w14:textId="77777777" w:rsidR="00D05AD5" w:rsidRDefault="009F4C0E" w:rsidP="000D5FEE">
      <w:pPr>
        <w:pStyle w:val="ae"/>
        <w:spacing w:line="276" w:lineRule="auto"/>
      </w:pPr>
      <w:r>
        <w:t>Комплекс мероприятий по сертификации (инспекционному контролю) осуществляются в рамках отдельных работ и не входит в состав требований настоящего ТЗ.</w:t>
      </w:r>
    </w:p>
    <w:p w14:paraId="43E8C028" w14:textId="77777777" w:rsidR="00D05AD5" w:rsidRDefault="009F4C0E" w:rsidP="000D5FEE">
      <w:pPr>
        <w:pStyle w:val="ae"/>
        <w:spacing w:line="276" w:lineRule="auto"/>
      </w:pPr>
      <w:commentRangeStart w:id="138"/>
      <w:r>
        <w:t xml:space="preserve">В случае если в период действия гарантийных обязательств при осуществлении сертификации ЗПО (выполняются в рамках отдельных работ) </w:t>
      </w:r>
      <w:r w:rsidR="00142981">
        <w:t>будут</w:t>
      </w:r>
      <w:r>
        <w:t xml:space="preserve"> выявлены уязвимости в программном обеспечении Системы, то они должны быть устранены в рамках исполнения указанных обязательств.</w:t>
      </w:r>
      <w:commentRangeEnd w:id="138"/>
      <w:r w:rsidR="00A06BAB">
        <w:rPr>
          <w:rStyle w:val="af5"/>
        </w:rPr>
        <w:commentReference w:id="138"/>
      </w:r>
    </w:p>
    <w:p w14:paraId="5320A6C1" w14:textId="77777777" w:rsidR="00D05AD5" w:rsidRDefault="009F4C0E" w:rsidP="000D5FEE">
      <w:pPr>
        <w:pStyle w:val="ae"/>
        <w:spacing w:line="276" w:lineRule="auto"/>
      </w:pPr>
      <w:r>
        <w:t xml:space="preserve">Формирование требований к защите информации, содержащейся в Системе, доработка и внедрение системы защиты информации, аттестация </w:t>
      </w:r>
      <w:r>
        <w:lastRenderedPageBreak/>
        <w:t xml:space="preserve">(переаттестация/дополнительные аттестационные испытания) Системы на соответствие требованиям о защите информации ограниченного доступа, не составляющей государственную тайну, предусмотренные приказом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учреждений», реализуются </w:t>
      </w:r>
      <w:r w:rsidR="00142981">
        <w:t>Заказчиком</w:t>
      </w:r>
      <w:r>
        <w:t xml:space="preserve"> в рамках работ, выполняемых отдельно (за рамками настоящего ТЗ), в порядке и последовательности, установленной Постановлением Правительства Российской Федерации от 06.07.2015 № 676 «О требованиях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информации».</w:t>
      </w:r>
    </w:p>
    <w:p w14:paraId="26AA2D5B" w14:textId="77777777" w:rsidR="00D05AD5" w:rsidRDefault="009F4C0E" w:rsidP="000D5FEE">
      <w:pPr>
        <w:pStyle w:val="ae"/>
        <w:spacing w:line="276" w:lineRule="auto"/>
      </w:pPr>
      <w:r>
        <w:t>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структурно-функциональных характеристик Системы, включающих её структуру и состав, физические, логические, функциональные и технологические взаимосвязи между компонентами Системы, смежными системами и информационно-телекоммуникационными сетями, режимы обработки информации и в ее отдельных сегментах (при наличии), а также иные характеристики информационной системы, применяемые информационные технологии и особенности ее функционирования.</w:t>
      </w:r>
    </w:p>
    <w:p w14:paraId="699ABD78" w14:textId="77777777" w:rsidR="00D05AD5" w:rsidRDefault="009F4C0E" w:rsidP="000D5FEE">
      <w:pPr>
        <w:pStyle w:val="ae"/>
        <w:spacing w:line="276" w:lineRule="auto"/>
      </w:pPr>
      <w:r>
        <w:t xml:space="preserve">Определение угроз безопасности информации, осуществляется </w:t>
      </w:r>
      <w:r w:rsidR="00142981">
        <w:t>Заказчиком</w:t>
      </w:r>
      <w:r>
        <w:t xml:space="preserve"> в рамках отдельных мероприятий, по результатам которых могут разрабатываются рекомендации по корректировке структурно-функциональных характеристик Системы, направленные на блокирование (нейтрализацию) отдельных актуальных угроз безопасности информации.</w:t>
      </w:r>
    </w:p>
    <w:p w14:paraId="70639462" w14:textId="77777777" w:rsidR="00D05AD5" w:rsidRDefault="009F4C0E" w:rsidP="000D5FEE">
      <w:pPr>
        <w:pStyle w:val="31"/>
        <w:spacing w:line="276" w:lineRule="auto"/>
        <w:ind w:left="0"/>
        <w:rPr>
          <w:color w:val="000000" w:themeColor="text1"/>
        </w:rPr>
      </w:pPr>
      <w:r>
        <w:rPr>
          <w:color w:val="000000" w:themeColor="text1"/>
        </w:rPr>
        <w:t>Правила взаимодействия с третьими лицами:</w:t>
      </w:r>
    </w:p>
    <w:p w14:paraId="3740741B" w14:textId="77777777" w:rsidR="00D05AD5" w:rsidRDefault="009F4C0E" w:rsidP="000D5FEE">
      <w:pPr>
        <w:pStyle w:val="ae"/>
        <w:spacing w:line="276" w:lineRule="auto"/>
      </w:pPr>
      <w:r>
        <w:t xml:space="preserve">В целях обеспечения кибербезопасности (информационной безопасности) </w:t>
      </w:r>
      <w:r w:rsidR="00142981">
        <w:t>при взаимоотношениях Заказчика и Исполнителя</w:t>
      </w:r>
      <w:r>
        <w:t xml:space="preserve"> должны обеспечиваться действующие правила и меры по обеспечению кибербезопасности (информационной безопасности) и выполняться, как минимум, следующие меры: </w:t>
      </w:r>
    </w:p>
    <w:p w14:paraId="3EB2F711" w14:textId="77777777" w:rsidR="00D05AD5" w:rsidRDefault="009F4C0E" w:rsidP="00834F6C">
      <w:pPr>
        <w:pStyle w:val="ae"/>
        <w:numPr>
          <w:ilvl w:val="0"/>
          <w:numId w:val="43"/>
        </w:numPr>
        <w:spacing w:line="276" w:lineRule="auto"/>
      </w:pPr>
      <w:r>
        <w:t xml:space="preserve">Наличие отдельного подписанного соглашения </w:t>
      </w:r>
      <w:r w:rsidR="004D4C81">
        <w:t>между Заказчиком и Исполнителем</w:t>
      </w:r>
      <w:r>
        <w:t xml:space="preserve"> о неразглашении конфиденциальной информации либо пункта о неразглашении конфиденциальной информации в </w:t>
      </w:r>
      <w:r w:rsidR="00142981">
        <w:t>Контракте</w:t>
      </w:r>
      <w:r>
        <w:t xml:space="preserve">; </w:t>
      </w:r>
    </w:p>
    <w:p w14:paraId="72BD170C" w14:textId="77777777" w:rsidR="00D05AD5" w:rsidRDefault="009F4C0E" w:rsidP="00834F6C">
      <w:pPr>
        <w:pStyle w:val="ae"/>
        <w:numPr>
          <w:ilvl w:val="0"/>
          <w:numId w:val="43"/>
        </w:numPr>
        <w:spacing w:line="276" w:lineRule="auto"/>
      </w:pPr>
      <w:r>
        <w:t xml:space="preserve">Наличие отдельного подписанного </w:t>
      </w:r>
      <w:r w:rsidR="004D4C81">
        <w:t xml:space="preserve">между Заказчиком и Исполнителем </w:t>
      </w:r>
      <w:r>
        <w:t>соглашения о</w:t>
      </w:r>
      <w:r w:rsidR="00142981">
        <w:t>б</w:t>
      </w:r>
      <w:r>
        <w:t xml:space="preserve"> информационной безопасности при </w:t>
      </w:r>
      <w:r w:rsidR="00E42211">
        <w:t>исполнении Контракта</w:t>
      </w:r>
      <w:r>
        <w:t xml:space="preserve"> либо приложени</w:t>
      </w:r>
      <w:r w:rsidR="00142981">
        <w:t>е</w:t>
      </w:r>
      <w:r>
        <w:t xml:space="preserve"> </w:t>
      </w:r>
      <w:r w:rsidR="00142981">
        <w:t>в Контракте</w:t>
      </w:r>
      <w:r>
        <w:t>.</w:t>
      </w:r>
    </w:p>
    <w:p w14:paraId="5B2A1953" w14:textId="77777777" w:rsidR="00D05AD5" w:rsidRDefault="00D05AD5">
      <w:pPr>
        <w:pStyle w:val="16"/>
        <w:numPr>
          <w:ilvl w:val="0"/>
          <w:numId w:val="0"/>
        </w:numPr>
        <w:tabs>
          <w:tab w:val="left" w:pos="1134"/>
        </w:tabs>
        <w:spacing w:line="276" w:lineRule="auto"/>
        <w:ind w:left="709"/>
        <w:rPr>
          <w:color w:val="000000" w:themeColor="text1"/>
        </w:rPr>
      </w:pPr>
    </w:p>
    <w:p w14:paraId="791A69A1" w14:textId="77777777" w:rsidR="00D05AD5" w:rsidRDefault="009F4C0E">
      <w:pPr>
        <w:pStyle w:val="13"/>
        <w:ind w:left="1985"/>
        <w:rPr>
          <w:color w:val="000000" w:themeColor="text1"/>
        </w:rPr>
      </w:pPr>
      <w:bookmarkStart w:id="139" w:name="_Toc158884684"/>
      <w:bookmarkStart w:id="140" w:name="_Toc158643983"/>
      <w:bookmarkStart w:id="141" w:name="_Toc158900065"/>
      <w:bookmarkEnd w:id="130"/>
      <w:bookmarkEnd w:id="139"/>
      <w:r>
        <w:rPr>
          <w:color w:val="000000" w:themeColor="text1"/>
        </w:rPr>
        <w:lastRenderedPageBreak/>
        <w:br/>
      </w:r>
      <w:bookmarkStart w:id="142" w:name="_Toc240723513"/>
      <w:bookmarkStart w:id="143" w:name="_Ref158904730"/>
      <w:bookmarkStart w:id="144" w:name="_Ref158904806"/>
      <w:bookmarkStart w:id="145" w:name="_Ref158902579"/>
      <w:r>
        <w:rPr>
          <w:color w:val="000000" w:themeColor="text1"/>
        </w:rPr>
        <w:t>Календарный план</w:t>
      </w:r>
      <w:bookmarkEnd w:id="142"/>
      <w:r>
        <w:rPr>
          <w:color w:val="000000" w:themeColor="text1"/>
        </w:rPr>
        <w:t xml:space="preserve"> </w:t>
      </w:r>
      <w:bookmarkEnd w:id="140"/>
      <w:bookmarkEnd w:id="141"/>
      <w:bookmarkEnd w:id="143"/>
      <w:bookmarkEnd w:id="144"/>
      <w:bookmarkEnd w:id="145"/>
    </w:p>
    <w:p w14:paraId="05533596" w14:textId="77777777" w:rsidR="00D05AD5" w:rsidRDefault="009F4C0E">
      <w:pPr>
        <w:pStyle w:val="afffff0"/>
        <w:rPr>
          <w:color w:val="000000" w:themeColor="text1"/>
        </w:rPr>
      </w:pPr>
      <w:bookmarkStart w:id="146" w:name="Календарный_план"/>
      <w:bookmarkStart w:id="147" w:name="_Ref158805377"/>
      <w:bookmarkStart w:id="148" w:name="_Ref158805400"/>
      <w:bookmarkEnd w:id="146"/>
      <w:commentRangeStart w:id="149"/>
      <w:r>
        <w:rPr>
          <w:color w:val="000000" w:themeColor="text1"/>
        </w:rPr>
        <w:t>Таблица 1.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Таблица_1. \* ARABIC </w:instrText>
      </w:r>
      <w:r>
        <w:rPr>
          <w:color w:val="000000" w:themeColor="text1"/>
        </w:rPr>
        <w:fldChar w:fldCharType="separate"/>
      </w:r>
      <w:r w:rsidR="00E42211">
        <w:rPr>
          <w:noProof/>
          <w:color w:val="000000" w:themeColor="text1"/>
        </w:rPr>
        <w:t>1</w:t>
      </w:r>
      <w:r>
        <w:rPr>
          <w:color w:val="000000" w:themeColor="text1"/>
        </w:rPr>
        <w:fldChar w:fldCharType="end"/>
      </w:r>
      <w:bookmarkEnd w:id="147"/>
      <w:r>
        <w:rPr>
          <w:color w:val="000000" w:themeColor="text1"/>
        </w:rPr>
        <w:t xml:space="preserve"> – Календарный план </w:t>
      </w:r>
      <w:bookmarkEnd w:id="148"/>
      <w:commentRangeEnd w:id="149"/>
      <w:r w:rsidR="0001143C">
        <w:rPr>
          <w:rStyle w:val="af5"/>
        </w:rPr>
        <w:commentReference w:id="149"/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5245"/>
        <w:gridCol w:w="1984"/>
      </w:tblGrid>
      <w:tr w:rsidR="00D05AD5" w14:paraId="740D44FB" w14:textId="77777777">
        <w:trPr>
          <w:trHeight w:val="414"/>
        </w:trPr>
        <w:tc>
          <w:tcPr>
            <w:tcW w:w="568" w:type="dxa"/>
          </w:tcPr>
          <w:p w14:paraId="643B64C7" w14:textId="77777777" w:rsidR="00D05AD5" w:rsidRDefault="009F4C0E">
            <w:pPr>
              <w:pStyle w:val="afffe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этапа</w:t>
            </w:r>
          </w:p>
        </w:tc>
        <w:tc>
          <w:tcPr>
            <w:tcW w:w="2126" w:type="dxa"/>
            <w:vAlign w:val="center"/>
          </w:tcPr>
          <w:p w14:paraId="5596035A" w14:textId="77777777" w:rsidR="00D05AD5" w:rsidRDefault="009F4C0E">
            <w:pPr>
              <w:pStyle w:val="afffe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этапа</w:t>
            </w:r>
          </w:p>
        </w:tc>
        <w:tc>
          <w:tcPr>
            <w:tcW w:w="5245" w:type="dxa"/>
            <w:vAlign w:val="center"/>
          </w:tcPr>
          <w:p w14:paraId="770B8476" w14:textId="77777777" w:rsidR="00D05AD5" w:rsidRDefault="009F4C0E">
            <w:pPr>
              <w:pStyle w:val="afffe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Отчётные документы и материалы</w:t>
            </w:r>
          </w:p>
        </w:tc>
        <w:tc>
          <w:tcPr>
            <w:tcW w:w="1984" w:type="dxa"/>
            <w:vAlign w:val="center"/>
          </w:tcPr>
          <w:p w14:paraId="0FE58ADF" w14:textId="77777777" w:rsidR="00D05AD5" w:rsidRDefault="009F4C0E">
            <w:pPr>
              <w:pStyle w:val="afffe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Период</w:t>
            </w:r>
          </w:p>
        </w:tc>
      </w:tr>
      <w:tr w:rsidR="004D40A5" w14:paraId="1982C386" w14:textId="77777777">
        <w:tc>
          <w:tcPr>
            <w:tcW w:w="568" w:type="dxa"/>
          </w:tcPr>
          <w:p w14:paraId="3C1C4553" w14:textId="77777777" w:rsidR="004D40A5" w:rsidRDefault="004D40A5" w:rsidP="00834F6C">
            <w:pPr>
              <w:pStyle w:val="afffff2"/>
              <w:numPr>
                <w:ilvl w:val="0"/>
                <w:numId w:val="44"/>
              </w:numPr>
              <w:ind w:left="460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239C499C" w14:textId="77777777" w:rsidR="004D40A5" w:rsidRDefault="004D40A5">
            <w:pPr>
              <w:pStyle w:val="afffff2"/>
              <w:rPr>
                <w:color w:val="000000" w:themeColor="text1"/>
              </w:rPr>
            </w:pPr>
            <w:r>
              <w:rPr>
                <w:szCs w:val="24"/>
              </w:rPr>
              <w:t>Обследование отраслевых технологических процессов</w:t>
            </w:r>
          </w:p>
        </w:tc>
        <w:tc>
          <w:tcPr>
            <w:tcW w:w="5245" w:type="dxa"/>
          </w:tcPr>
          <w:p w14:paraId="3DC0B1F3" w14:textId="77777777" w:rsidR="004D40A5" w:rsidRDefault="004D40A5" w:rsidP="00834F6C">
            <w:pPr>
              <w:numPr>
                <w:ilvl w:val="0"/>
                <w:numId w:val="45"/>
              </w:numPr>
              <w:spacing w:line="276" w:lineRule="auto"/>
              <w:ind w:left="318"/>
              <w:jc w:val="left"/>
            </w:pPr>
            <w:r>
              <w:t>Частное техническое задание.</w:t>
            </w:r>
          </w:p>
        </w:tc>
        <w:tc>
          <w:tcPr>
            <w:tcW w:w="1984" w:type="dxa"/>
            <w:vMerge w:val="restart"/>
            <w:vAlign w:val="center"/>
          </w:tcPr>
          <w:p w14:paraId="24778DAC" w14:textId="59BE89BA" w:rsidR="004D40A5" w:rsidRDefault="004D40A5" w:rsidP="004D40A5">
            <w:pPr>
              <w:pStyle w:val="afffff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 даты заключения контракта до 05.04.2027</w:t>
            </w:r>
          </w:p>
        </w:tc>
      </w:tr>
      <w:tr w:rsidR="004D40A5" w14:paraId="1DB64468" w14:textId="77777777">
        <w:trPr>
          <w:trHeight w:val="936"/>
        </w:trPr>
        <w:tc>
          <w:tcPr>
            <w:tcW w:w="568" w:type="dxa"/>
          </w:tcPr>
          <w:p w14:paraId="48939C75" w14:textId="77777777" w:rsidR="004D40A5" w:rsidRDefault="004D40A5" w:rsidP="00834F6C">
            <w:pPr>
              <w:pStyle w:val="afffff2"/>
              <w:numPr>
                <w:ilvl w:val="0"/>
                <w:numId w:val="44"/>
              </w:numPr>
              <w:ind w:left="460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61E617DB" w14:textId="77777777" w:rsidR="004D40A5" w:rsidRDefault="004D40A5">
            <w:pPr>
              <w:pStyle w:val="afffff2"/>
              <w:rPr>
                <w:color w:val="000000" w:themeColor="text1"/>
              </w:rPr>
            </w:pPr>
            <w:r>
              <w:rPr>
                <w:szCs w:val="24"/>
              </w:rPr>
              <w:t>Проведение технического проектирования</w:t>
            </w:r>
          </w:p>
        </w:tc>
        <w:tc>
          <w:tcPr>
            <w:tcW w:w="5245" w:type="dxa"/>
            <w:vAlign w:val="center"/>
          </w:tcPr>
          <w:p w14:paraId="532E2737" w14:textId="77777777" w:rsidR="004D40A5" w:rsidRDefault="004D40A5" w:rsidP="00834F6C">
            <w:pPr>
              <w:numPr>
                <w:ilvl w:val="0"/>
                <w:numId w:val="46"/>
              </w:numPr>
              <w:spacing w:line="276" w:lineRule="auto"/>
              <w:ind w:left="318"/>
              <w:jc w:val="left"/>
            </w:pPr>
            <w:r>
              <w:rPr>
                <w:bCs/>
              </w:rPr>
              <w:t>Ведомость технического проекта;</w:t>
            </w:r>
          </w:p>
          <w:p w14:paraId="2CA35015" w14:textId="77777777" w:rsidR="004D40A5" w:rsidRDefault="004D40A5" w:rsidP="00834F6C">
            <w:pPr>
              <w:numPr>
                <w:ilvl w:val="0"/>
                <w:numId w:val="46"/>
              </w:numPr>
              <w:spacing w:line="276" w:lineRule="auto"/>
              <w:ind w:left="318"/>
              <w:jc w:val="left"/>
            </w:pPr>
            <w:r>
              <w:t>Пояснительная записка.</w:t>
            </w:r>
          </w:p>
        </w:tc>
        <w:tc>
          <w:tcPr>
            <w:tcW w:w="1984" w:type="dxa"/>
            <w:vMerge/>
            <w:vAlign w:val="center"/>
          </w:tcPr>
          <w:p w14:paraId="10440D13" w14:textId="2044C075" w:rsidR="004D40A5" w:rsidRDefault="004D40A5" w:rsidP="00623F87">
            <w:pPr>
              <w:pStyle w:val="afffff2"/>
              <w:jc w:val="center"/>
              <w:rPr>
                <w:color w:val="000000" w:themeColor="text1"/>
              </w:rPr>
            </w:pPr>
          </w:p>
        </w:tc>
      </w:tr>
      <w:tr w:rsidR="004D40A5" w14:paraId="76617006" w14:textId="77777777">
        <w:trPr>
          <w:trHeight w:val="2635"/>
        </w:trPr>
        <w:tc>
          <w:tcPr>
            <w:tcW w:w="568" w:type="dxa"/>
          </w:tcPr>
          <w:p w14:paraId="746B0D97" w14:textId="77777777" w:rsidR="004D40A5" w:rsidRDefault="004D40A5" w:rsidP="00834F6C">
            <w:pPr>
              <w:pStyle w:val="afffff2"/>
              <w:numPr>
                <w:ilvl w:val="0"/>
                <w:numId w:val="44"/>
              </w:numPr>
              <w:ind w:left="460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49F54275" w14:textId="77777777" w:rsidR="004D40A5" w:rsidRDefault="004D40A5">
            <w:pPr>
              <w:pStyle w:val="afffff2"/>
              <w:rPr>
                <w:color w:val="000000" w:themeColor="text1"/>
              </w:rPr>
            </w:pPr>
            <w:r>
              <w:rPr>
                <w:bCs/>
                <w:szCs w:val="24"/>
              </w:rPr>
              <w:t>Проведение рабочего проектирования</w:t>
            </w:r>
          </w:p>
        </w:tc>
        <w:tc>
          <w:tcPr>
            <w:tcW w:w="5245" w:type="dxa"/>
            <w:vAlign w:val="center"/>
          </w:tcPr>
          <w:p w14:paraId="61034BDB" w14:textId="77777777" w:rsidR="004D40A5" w:rsidRDefault="004D40A5" w:rsidP="00834F6C">
            <w:pPr>
              <w:pStyle w:val="western1"/>
              <w:numPr>
                <w:ilvl w:val="0"/>
                <w:numId w:val="47"/>
              </w:numPr>
              <w:tabs>
                <w:tab w:val="left" w:pos="315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Рабочая документация в составе:</w:t>
            </w:r>
          </w:p>
          <w:p w14:paraId="56820A17" w14:textId="77777777" w:rsidR="004D40A5" w:rsidRDefault="004D40A5" w:rsidP="00834F6C">
            <w:pPr>
              <w:pStyle w:val="western1"/>
              <w:numPr>
                <w:ilvl w:val="0"/>
                <w:numId w:val="48"/>
              </w:numPr>
              <w:spacing w:before="0" w:beforeAutospacing="0" w:line="276" w:lineRule="auto"/>
              <w:ind w:left="38" w:firstLine="281"/>
              <w:jc w:val="left"/>
              <w:rPr>
                <w:color w:val="auto"/>
              </w:rPr>
            </w:pPr>
            <w:r>
              <w:t>Ведомость эксплуатационных документов;</w:t>
            </w:r>
          </w:p>
          <w:p w14:paraId="55CA0605" w14:textId="77777777" w:rsidR="004D40A5" w:rsidRDefault="004D40A5" w:rsidP="00834F6C">
            <w:pPr>
              <w:pStyle w:val="western1"/>
              <w:numPr>
                <w:ilvl w:val="0"/>
                <w:numId w:val="48"/>
              </w:numPr>
              <w:spacing w:before="0" w:beforeAutospacing="0" w:line="276" w:lineRule="auto"/>
              <w:ind w:left="38" w:firstLine="281"/>
              <w:jc w:val="left"/>
              <w:rPr>
                <w:color w:val="auto"/>
              </w:rPr>
            </w:pPr>
            <w:r>
              <w:rPr>
                <w:color w:val="auto"/>
              </w:rPr>
              <w:t>Описание программы;</w:t>
            </w:r>
          </w:p>
          <w:p w14:paraId="4255DCB6" w14:textId="77777777" w:rsidR="004D40A5" w:rsidRDefault="004D40A5" w:rsidP="00834F6C">
            <w:pPr>
              <w:pStyle w:val="western1"/>
              <w:numPr>
                <w:ilvl w:val="0"/>
                <w:numId w:val="48"/>
              </w:numPr>
              <w:spacing w:before="0" w:beforeAutospacing="0" w:line="276" w:lineRule="auto"/>
              <w:ind w:left="38" w:firstLine="281"/>
              <w:jc w:val="left"/>
              <w:rPr>
                <w:color w:val="auto"/>
              </w:rPr>
            </w:pPr>
            <w:r>
              <w:rPr>
                <w:color w:val="auto"/>
              </w:rPr>
              <w:t>Руководство (системного) программиста;</w:t>
            </w:r>
          </w:p>
          <w:p w14:paraId="7301055C" w14:textId="77777777" w:rsidR="004D40A5" w:rsidRDefault="004D40A5" w:rsidP="00834F6C">
            <w:pPr>
              <w:pStyle w:val="western1"/>
              <w:numPr>
                <w:ilvl w:val="0"/>
                <w:numId w:val="48"/>
              </w:numPr>
              <w:spacing w:before="0" w:beforeAutospacing="0" w:line="276" w:lineRule="auto"/>
              <w:ind w:left="38" w:firstLine="281"/>
              <w:jc w:val="left"/>
              <w:rPr>
                <w:color w:val="auto"/>
              </w:rPr>
            </w:pPr>
            <w:r>
              <w:rPr>
                <w:color w:val="auto"/>
              </w:rPr>
              <w:t>Руководство оператора;</w:t>
            </w:r>
          </w:p>
          <w:p w14:paraId="0937930F" w14:textId="77777777" w:rsidR="004D40A5" w:rsidRDefault="004D40A5" w:rsidP="00834F6C">
            <w:pPr>
              <w:pStyle w:val="western1"/>
              <w:numPr>
                <w:ilvl w:val="0"/>
                <w:numId w:val="48"/>
              </w:numPr>
              <w:spacing w:before="0" w:beforeAutospacing="0" w:line="276" w:lineRule="auto"/>
              <w:ind w:left="38" w:firstLine="281"/>
              <w:jc w:val="left"/>
              <w:rPr>
                <w:color w:val="auto"/>
              </w:rPr>
            </w:pPr>
            <w:r>
              <w:rPr>
                <w:color w:val="auto"/>
              </w:rPr>
              <w:t>Руководство администратора.</w:t>
            </w:r>
          </w:p>
          <w:p w14:paraId="34116B02" w14:textId="77777777" w:rsidR="004D40A5" w:rsidRDefault="004D40A5" w:rsidP="00834F6C">
            <w:pPr>
              <w:pStyle w:val="western1"/>
              <w:numPr>
                <w:ilvl w:val="0"/>
                <w:numId w:val="47"/>
              </w:numPr>
              <w:spacing w:before="0" w:beforeAutospacing="0" w:line="276" w:lineRule="auto"/>
              <w:ind w:left="407"/>
              <w:jc w:val="left"/>
              <w:rPr>
                <w:color w:val="auto"/>
              </w:rPr>
            </w:pPr>
            <w:r>
              <w:rPr>
                <w:color w:val="auto"/>
              </w:rPr>
              <w:t>Исходный код ЗПО Системы.</w:t>
            </w:r>
          </w:p>
        </w:tc>
        <w:tc>
          <w:tcPr>
            <w:tcW w:w="1984" w:type="dxa"/>
            <w:vMerge/>
            <w:vAlign w:val="center"/>
          </w:tcPr>
          <w:p w14:paraId="1B430D49" w14:textId="45A81126" w:rsidR="004D40A5" w:rsidRDefault="004D40A5" w:rsidP="00623F87">
            <w:pPr>
              <w:pStyle w:val="afffff2"/>
              <w:jc w:val="center"/>
              <w:rPr>
                <w:color w:val="000000" w:themeColor="text1"/>
              </w:rPr>
            </w:pPr>
          </w:p>
        </w:tc>
      </w:tr>
      <w:tr w:rsidR="00D83A88" w14:paraId="25847229" w14:textId="77777777">
        <w:trPr>
          <w:trHeight w:val="2635"/>
        </w:trPr>
        <w:tc>
          <w:tcPr>
            <w:tcW w:w="568" w:type="dxa"/>
          </w:tcPr>
          <w:p w14:paraId="13139376" w14:textId="77777777" w:rsidR="00D83A88" w:rsidRDefault="00D83A88" w:rsidP="00834F6C">
            <w:pPr>
              <w:pStyle w:val="afffff2"/>
              <w:numPr>
                <w:ilvl w:val="0"/>
                <w:numId w:val="44"/>
              </w:numPr>
              <w:ind w:left="460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710CE450" w14:textId="77777777" w:rsidR="00D83A88" w:rsidRDefault="00D83A88" w:rsidP="00D83A88">
            <w:pPr>
              <w:pStyle w:val="afffff2"/>
              <w:rPr>
                <w:color w:val="000000" w:themeColor="text1"/>
              </w:rPr>
            </w:pPr>
            <w:r>
              <w:rPr>
                <w:bCs/>
                <w:szCs w:val="24"/>
              </w:rPr>
              <w:t>Испытания модернизированной Системы</w:t>
            </w:r>
          </w:p>
        </w:tc>
        <w:tc>
          <w:tcPr>
            <w:tcW w:w="5245" w:type="dxa"/>
            <w:vAlign w:val="center"/>
          </w:tcPr>
          <w:p w14:paraId="169FD816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Доработанная документация на Систему (при необходимости);</w:t>
            </w:r>
          </w:p>
          <w:p w14:paraId="0D3183C2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Доработанный исходный код ЗПО Системы (при необходимости);</w:t>
            </w:r>
          </w:p>
          <w:p w14:paraId="3F98730E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Акт выполнения пусконаладочных работ;</w:t>
            </w:r>
          </w:p>
          <w:p w14:paraId="5682C829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t>Программа и методика предварительных испытаний;</w:t>
            </w:r>
          </w:p>
          <w:p w14:paraId="7245B232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Протокол предварительных испытаний;</w:t>
            </w:r>
          </w:p>
          <w:p w14:paraId="76D2182E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Акт о приемке системы в опытную эксплуатацию;</w:t>
            </w:r>
          </w:p>
          <w:p w14:paraId="74F68BD4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Программа и методика опытной эксплуатации;</w:t>
            </w:r>
          </w:p>
          <w:p w14:paraId="315F2C3E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Акт о завершении опытной эксплуатации;</w:t>
            </w:r>
          </w:p>
          <w:p w14:paraId="2B31137A" w14:textId="77777777" w:rsidR="00D83A88" w:rsidRDefault="00D83A88" w:rsidP="00834F6C">
            <w:pPr>
              <w:pStyle w:val="western1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Программа и методика приёмочных испытаний;</w:t>
            </w:r>
          </w:p>
          <w:p w14:paraId="14C4F7B4" w14:textId="77777777" w:rsidR="00D83A88" w:rsidRDefault="00D83A88" w:rsidP="00834F6C">
            <w:pPr>
              <w:pStyle w:val="western1"/>
              <w:widowControl w:val="0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Протокол приемочных испытаний;</w:t>
            </w:r>
          </w:p>
          <w:p w14:paraId="635F79B3" w14:textId="77777777" w:rsidR="00D83A88" w:rsidRDefault="00D83A88" w:rsidP="00834F6C">
            <w:pPr>
              <w:pStyle w:val="western1"/>
              <w:widowControl w:val="0"/>
              <w:numPr>
                <w:ilvl w:val="0"/>
                <w:numId w:val="49"/>
              </w:numPr>
              <w:tabs>
                <w:tab w:val="left" w:pos="460"/>
              </w:tabs>
              <w:spacing w:before="0" w:beforeAutospacing="0" w:line="276" w:lineRule="auto"/>
              <w:ind w:left="35" w:firstLine="24"/>
              <w:jc w:val="left"/>
              <w:rPr>
                <w:color w:val="auto"/>
              </w:rPr>
            </w:pPr>
            <w:r>
              <w:rPr>
                <w:color w:val="auto"/>
              </w:rPr>
              <w:t>Акт о приемке системы в эксплуатацию.</w:t>
            </w:r>
          </w:p>
        </w:tc>
        <w:tc>
          <w:tcPr>
            <w:tcW w:w="1984" w:type="dxa"/>
            <w:vAlign w:val="center"/>
          </w:tcPr>
          <w:p w14:paraId="60CCA28A" w14:textId="271DE911" w:rsidR="00D83A88" w:rsidRDefault="00D83A88" w:rsidP="004D40A5">
            <w:pPr>
              <w:pStyle w:val="afffff2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 </w:t>
            </w:r>
            <w:r w:rsidR="004D40A5">
              <w:rPr>
                <w:color w:val="000000" w:themeColor="text1"/>
              </w:rPr>
              <w:t>06</w:t>
            </w:r>
            <w:r w:rsidR="00623F87">
              <w:rPr>
                <w:color w:val="000000" w:themeColor="text1"/>
              </w:rPr>
              <w:t>.</w:t>
            </w:r>
            <w:r w:rsidR="004D40A5">
              <w:rPr>
                <w:color w:val="000000" w:themeColor="text1"/>
              </w:rPr>
              <w:t>04</w:t>
            </w:r>
            <w:r>
              <w:rPr>
                <w:color w:val="000000" w:themeColor="text1"/>
              </w:rPr>
              <w:t>.202</w:t>
            </w:r>
            <w:r w:rsidR="004D40A5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 xml:space="preserve"> до </w:t>
            </w:r>
            <w:r w:rsidR="004D40A5">
              <w:rPr>
                <w:color w:val="000000" w:themeColor="text1"/>
              </w:rPr>
              <w:t>30</w:t>
            </w:r>
            <w:r w:rsidR="00623F87">
              <w:rPr>
                <w:color w:val="000000" w:themeColor="text1"/>
              </w:rPr>
              <w:t>.</w:t>
            </w:r>
            <w:r w:rsidR="004D40A5">
              <w:rPr>
                <w:color w:val="000000" w:themeColor="text1"/>
              </w:rPr>
              <w:t>04</w:t>
            </w:r>
            <w:r>
              <w:rPr>
                <w:color w:val="000000" w:themeColor="text1"/>
              </w:rPr>
              <w:t>.20</w:t>
            </w:r>
            <w:r w:rsidR="004D40A5">
              <w:rPr>
                <w:color w:val="000000" w:themeColor="text1"/>
              </w:rPr>
              <w:t>27</w:t>
            </w:r>
          </w:p>
        </w:tc>
      </w:tr>
    </w:tbl>
    <w:p w14:paraId="651C4331" w14:textId="77777777" w:rsidR="00D05AD5" w:rsidRDefault="009F4C0E">
      <w:pPr>
        <w:pStyle w:val="13"/>
        <w:keepNext w:val="0"/>
        <w:keepLines w:val="0"/>
        <w:widowControl w:val="0"/>
        <w:ind w:left="1985"/>
        <w:rPr>
          <w:rFonts w:asciiTheme="minorHAnsi" w:hAnsiTheme="minorHAnsi"/>
          <w:color w:val="000000" w:themeColor="text1"/>
          <w:szCs w:val="24"/>
        </w:rPr>
      </w:pPr>
      <w:bookmarkStart w:id="150" w:name="_Toc158884687"/>
      <w:bookmarkStart w:id="151" w:name="_Toc158884685"/>
      <w:bookmarkStart w:id="152" w:name="_Toc221809113"/>
      <w:bookmarkStart w:id="153" w:name="_Toc158900072"/>
      <w:bookmarkStart w:id="154" w:name="_Ref158904648"/>
      <w:bookmarkEnd w:id="150"/>
      <w:bookmarkEnd w:id="151"/>
      <w:r>
        <w:rPr>
          <w:color w:val="000000" w:themeColor="text1"/>
          <w:szCs w:val="24"/>
        </w:rPr>
        <w:lastRenderedPageBreak/>
        <w:br/>
      </w:r>
      <w:bookmarkStart w:id="155" w:name="_Toc240723514"/>
      <w:r>
        <w:rPr>
          <w:rFonts w:hint="eastAsia"/>
          <w:color w:val="000000" w:themeColor="text1"/>
          <w:szCs w:val="24"/>
        </w:rPr>
        <w:t>Требования</w:t>
      </w:r>
      <w:r>
        <w:rPr>
          <w:color w:val="000000" w:themeColor="text1"/>
          <w:szCs w:val="24"/>
        </w:rPr>
        <w:t xml:space="preserve"> к развитию </w:t>
      </w:r>
      <w:r>
        <w:rPr>
          <w:rFonts w:ascii="Times New Roman" w:hAnsi="Times New Roman" w:cs="Times New Roman"/>
          <w:color w:val="000000" w:themeColor="text1"/>
          <w:szCs w:val="24"/>
        </w:rPr>
        <w:t>С</w:t>
      </w:r>
      <w:r>
        <w:rPr>
          <w:color w:val="000000" w:themeColor="text1"/>
          <w:szCs w:val="24"/>
        </w:rPr>
        <w:t>истемы</w:t>
      </w:r>
      <w:bookmarkEnd w:id="152"/>
      <w:bookmarkEnd w:id="155"/>
      <w:r>
        <w:rPr>
          <w:color w:val="000000" w:themeColor="text1"/>
          <w:szCs w:val="24"/>
        </w:rPr>
        <w:t xml:space="preserve"> </w:t>
      </w:r>
    </w:p>
    <w:p w14:paraId="084AA6C4" w14:textId="77777777" w:rsidR="00D05AD5" w:rsidRPr="00EB346F" w:rsidRDefault="009F4C0E" w:rsidP="00834F6C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56" w:name="_Toc240723515"/>
      <w:r w:rsidRPr="00EB346F">
        <w:rPr>
          <w:rFonts w:cs="Times New Roman"/>
          <w:szCs w:val="24"/>
        </w:rPr>
        <w:t>Общие требования к модернизированной Системе</w:t>
      </w:r>
      <w:bookmarkEnd w:id="156"/>
    </w:p>
    <w:p w14:paraId="32EC5943" w14:textId="77777777" w:rsidR="00D05AD5" w:rsidRDefault="00D05AD5">
      <w:pPr>
        <w:pStyle w:val="afffffffd"/>
        <w:spacing w:line="276" w:lineRule="auto"/>
        <w:ind w:firstLine="709"/>
        <w:rPr>
          <w:szCs w:val="24"/>
        </w:rPr>
      </w:pPr>
      <w:bookmarkStart w:id="157" w:name="_Toc439085236"/>
      <w:bookmarkStart w:id="158" w:name="_Ref415500316"/>
      <w:bookmarkStart w:id="159" w:name="_Toc425508741"/>
      <w:bookmarkStart w:id="160" w:name="_Hlk65094044"/>
      <w:bookmarkEnd w:id="157"/>
      <w:bookmarkEnd w:id="158"/>
      <w:bookmarkEnd w:id="159"/>
    </w:p>
    <w:p w14:paraId="302931B0" w14:textId="131C7F64" w:rsidR="00D05AD5" w:rsidRDefault="009F4C0E" w:rsidP="002A6BE3">
      <w:pPr>
        <w:pStyle w:val="affa"/>
        <w:ind w:firstLine="720"/>
        <w:rPr>
          <w:sz w:val="22"/>
          <w:szCs w:val="22"/>
        </w:rPr>
      </w:pPr>
      <w:r>
        <w:t>Аналитическая система Россельхознадзора должна быть развернута на сертифицированной ФСТЭК России операционной системе Astra Linux SE (версии 1.</w:t>
      </w:r>
      <w:r w:rsidR="0001143C">
        <w:t>7</w:t>
      </w:r>
      <w:r>
        <w:t> или выше), внесённой в «Единый реестр российских программ для электронных вычислительных машин и баз данных» (</w:t>
      </w:r>
      <w:hyperlink r:id="rId12" w:tooltip="https://reestr.digital.gov.ru/" w:history="1">
        <w:r>
          <w:rPr>
            <w:rStyle w:val="af8"/>
          </w:rPr>
          <w:t>https://reestr.digital.gov.ru/</w:t>
        </w:r>
      </w:hyperlink>
      <w:r>
        <w:t>). Версия операционной системы, используемая для развертывания Системы, определяется на этапе технического проектирования.</w:t>
      </w:r>
    </w:p>
    <w:p w14:paraId="3763F851" w14:textId="45E5C652" w:rsidR="00D05AD5" w:rsidRDefault="009F4C0E" w:rsidP="002A6BE3">
      <w:pPr>
        <w:pStyle w:val="affa"/>
        <w:ind w:firstLine="720"/>
        <w:rPr>
          <w:sz w:val="22"/>
          <w:szCs w:val="22"/>
        </w:rPr>
      </w:pPr>
      <w:commentRangeStart w:id="161"/>
      <w:r>
        <w:t>Механизмы защиты информации в Аналитической системе Россельхознадзора должны быть готовы к проведению процедуры аттестац</w:t>
      </w:r>
      <w:r w:rsidR="00507C1D">
        <w:t>ии по требованиям ФСТЭК России</w:t>
      </w:r>
      <w:r>
        <w:t xml:space="preserve"> в соответствии с приказом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 и приказом ФСТЭК России от 18.02.2013 № 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  <w:commentRangeEnd w:id="161"/>
      <w:r w:rsidR="00A06BAB">
        <w:rPr>
          <w:rStyle w:val="af5"/>
        </w:rPr>
        <w:commentReference w:id="161"/>
      </w:r>
    </w:p>
    <w:p w14:paraId="113A0AEE" w14:textId="77777777" w:rsidR="00D05AD5" w:rsidRDefault="009F4C0E" w:rsidP="002A6BE3">
      <w:pPr>
        <w:pStyle w:val="affa"/>
        <w:ind w:firstLine="720"/>
        <w:rPr>
          <w:sz w:val="22"/>
          <w:szCs w:val="22"/>
        </w:rPr>
      </w:pPr>
      <w:r>
        <w:t>Полная архитектура программного обеспечения и особенности организации инфраструктуры Аналитической системы Россельхознадзора, включая другие необходимые подсистемы, определяются на этапе проведения технического проектирования.</w:t>
      </w:r>
    </w:p>
    <w:p w14:paraId="7AC1F538" w14:textId="77777777" w:rsidR="00D05AD5" w:rsidRDefault="009F4C0E" w:rsidP="002A6BE3">
      <w:pPr>
        <w:pStyle w:val="affa"/>
        <w:ind w:firstLine="720"/>
        <w:rPr>
          <w:color w:val="44546A" w:themeColor="text2"/>
          <w:sz w:val="22"/>
          <w:szCs w:val="22"/>
          <w:u w:val="single"/>
        </w:rPr>
      </w:pPr>
      <w:r>
        <w:t xml:space="preserve">Все вновь создаваемые и модернизированные компоненты Аналитической системы (включая промежуточные хранилища данных)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данных, размещённого в сети Интернет по адресу: </w:t>
      </w:r>
      <w:hyperlink r:id="rId13" w:tooltip="https://reestr.digital.gov.ru/" w:history="1">
        <w:r>
          <w:rPr>
            <w:rStyle w:val="af8"/>
            <w:color w:val="44546A" w:themeColor="text2"/>
          </w:rPr>
          <w:t>https://reestr.digital.gov.ru/</w:t>
        </w:r>
      </w:hyperlink>
    </w:p>
    <w:p w14:paraId="7DE95E59" w14:textId="4FDFBCD0" w:rsidR="00D05AD5" w:rsidRDefault="00915EB9" w:rsidP="00915EB9">
      <w:pPr>
        <w:pStyle w:val="affa"/>
        <w:spacing w:line="276" w:lineRule="auto"/>
        <w:ind w:firstLine="720"/>
      </w:pPr>
      <w:r>
        <w:t xml:space="preserve">При выполнении работ </w:t>
      </w:r>
      <w:r w:rsidR="00801D3C">
        <w:t>должны быть модернизированы следующие подсистемы:</w:t>
      </w:r>
    </w:p>
    <w:p w14:paraId="555B579F" w14:textId="1017050C" w:rsidR="00801D3C" w:rsidRPr="00801D3C" w:rsidRDefault="00801D3C" w:rsidP="00801D3C">
      <w:pPr>
        <w:pStyle w:val="affa"/>
        <w:numPr>
          <w:ilvl w:val="0"/>
          <w:numId w:val="68"/>
        </w:numPr>
        <w:spacing w:line="276" w:lineRule="auto"/>
      </w:pPr>
      <w:r>
        <w:t>Подсистема анализа данных искусственным интеллектом при о</w:t>
      </w:r>
      <w:r w:rsidR="00824E23">
        <w:t>борот</w:t>
      </w:r>
      <w:r>
        <w:t>е продукции животного происхождения</w:t>
      </w:r>
      <w:r w:rsidRPr="00141482">
        <w:t>;</w:t>
      </w:r>
    </w:p>
    <w:p w14:paraId="0A53B7B1" w14:textId="0C309280" w:rsidR="00801D3C" w:rsidRDefault="00801D3C" w:rsidP="00801D3C">
      <w:pPr>
        <w:pStyle w:val="affa"/>
        <w:numPr>
          <w:ilvl w:val="0"/>
          <w:numId w:val="68"/>
        </w:numPr>
        <w:spacing w:line="276" w:lineRule="auto"/>
      </w:pPr>
      <w:r>
        <w:lastRenderedPageBreak/>
        <w:t>Подсистема отчетности, статистики и аналитики.</w:t>
      </w:r>
    </w:p>
    <w:p w14:paraId="0375BC3B" w14:textId="065A58C2" w:rsidR="00801D3C" w:rsidRDefault="00801D3C" w:rsidP="00801D3C">
      <w:pPr>
        <w:pStyle w:val="affa"/>
        <w:spacing w:line="276" w:lineRule="auto"/>
        <w:ind w:firstLine="708"/>
      </w:pPr>
      <w:r>
        <w:t>При выполнении работ должны быть созданы следующие подсистемы:</w:t>
      </w:r>
    </w:p>
    <w:p w14:paraId="06126082" w14:textId="234083C5" w:rsidR="00801D3C" w:rsidRPr="00801D3C" w:rsidRDefault="00801D3C" w:rsidP="00801D3C">
      <w:pPr>
        <w:pStyle w:val="affa"/>
        <w:numPr>
          <w:ilvl w:val="0"/>
          <w:numId w:val="68"/>
        </w:numPr>
        <w:spacing w:line="276" w:lineRule="auto"/>
      </w:pPr>
      <w:r>
        <w:t>Подсистема цифровых индикаторов рисков</w:t>
      </w:r>
      <w:r>
        <w:rPr>
          <w:lang w:val="en-US"/>
        </w:rPr>
        <w:t>;</w:t>
      </w:r>
    </w:p>
    <w:p w14:paraId="32907229" w14:textId="3FF7EFCA" w:rsidR="00801D3C" w:rsidRPr="00801D3C" w:rsidRDefault="00801D3C" w:rsidP="00801D3C">
      <w:pPr>
        <w:pStyle w:val="affa"/>
        <w:numPr>
          <w:ilvl w:val="0"/>
          <w:numId w:val="68"/>
        </w:numPr>
        <w:spacing w:line="276" w:lineRule="auto"/>
      </w:pPr>
      <w:r>
        <w:t>П</w:t>
      </w:r>
      <w:r w:rsidRPr="00801D3C">
        <w:t>одсистем</w:t>
      </w:r>
      <w:r>
        <w:t>а</w:t>
      </w:r>
      <w:r w:rsidRPr="00801D3C">
        <w:t xml:space="preserve"> автоматического сбора доказательной базы по сработавшим цифровым индикаторам рисков</w:t>
      </w:r>
      <w:r w:rsidRPr="00141482">
        <w:t>;</w:t>
      </w:r>
    </w:p>
    <w:p w14:paraId="25B6FE83" w14:textId="7F86640D" w:rsidR="00801D3C" w:rsidRDefault="00801D3C" w:rsidP="00801D3C">
      <w:pPr>
        <w:pStyle w:val="affa"/>
        <w:numPr>
          <w:ilvl w:val="0"/>
          <w:numId w:val="68"/>
        </w:numPr>
        <w:spacing w:line="276" w:lineRule="auto"/>
      </w:pPr>
      <w:r>
        <w:t>П</w:t>
      </w:r>
      <w:r w:rsidRPr="00801D3C">
        <w:t>одсистем</w:t>
      </w:r>
      <w:r>
        <w:t>а</w:t>
      </w:r>
      <w:r w:rsidRPr="00801D3C">
        <w:t xml:space="preserve"> автоматизированного отслеживания факторов изменения категорий риска</w:t>
      </w:r>
      <w:r>
        <w:t>.</w:t>
      </w:r>
    </w:p>
    <w:p w14:paraId="03C27C48" w14:textId="331C5F36" w:rsidR="00C53CD7" w:rsidRPr="00141482" w:rsidRDefault="00C53CD7" w:rsidP="005E1F87">
      <w:pPr>
        <w:pStyle w:val="affa"/>
        <w:ind w:firstLine="708"/>
        <w:rPr>
          <w:lang w:eastAsia="en-US"/>
        </w:rPr>
      </w:pPr>
      <w:r>
        <w:rPr>
          <w:lang w:eastAsia="en-US"/>
        </w:rPr>
        <w:t>Источник</w:t>
      </w:r>
      <w:r w:rsidR="00C915C9">
        <w:rPr>
          <w:lang w:eastAsia="en-US"/>
        </w:rPr>
        <w:t>ом</w:t>
      </w:r>
      <w:r>
        <w:rPr>
          <w:lang w:eastAsia="en-US"/>
        </w:rPr>
        <w:t xml:space="preserve"> данных, необходимых для выполнения настоящего ТЗ, является </w:t>
      </w:r>
      <w:r w:rsidR="00824E23">
        <w:rPr>
          <w:lang w:eastAsia="en-US"/>
        </w:rPr>
        <w:t>аналитическое</w:t>
      </w:r>
      <w:r>
        <w:rPr>
          <w:lang w:eastAsia="en-US"/>
        </w:rPr>
        <w:t xml:space="preserve"> хранилище Системы, в которое ежедневно выгружаются данные из компонентов ФГИС «</w:t>
      </w:r>
      <w:proofErr w:type="spellStart"/>
      <w:r>
        <w:rPr>
          <w:lang w:eastAsia="en-US"/>
        </w:rPr>
        <w:t>ВетИС</w:t>
      </w:r>
      <w:proofErr w:type="spellEnd"/>
      <w:r>
        <w:rPr>
          <w:lang w:eastAsia="en-US"/>
        </w:rPr>
        <w:t>» - «Меркурий», «Цербер», «</w:t>
      </w:r>
      <w:proofErr w:type="spellStart"/>
      <w:r>
        <w:rPr>
          <w:lang w:eastAsia="en-US"/>
        </w:rPr>
        <w:t>Хорриот</w:t>
      </w:r>
      <w:proofErr w:type="spellEnd"/>
      <w:r>
        <w:rPr>
          <w:lang w:eastAsia="en-US"/>
        </w:rPr>
        <w:t>» и други</w:t>
      </w:r>
      <w:r w:rsidR="007020DD">
        <w:rPr>
          <w:lang w:eastAsia="en-US"/>
        </w:rPr>
        <w:t>х</w:t>
      </w:r>
      <w:r w:rsidR="00C915C9">
        <w:rPr>
          <w:lang w:eastAsia="en-US"/>
        </w:rPr>
        <w:t>, а также сведения из внешних систем</w:t>
      </w:r>
      <w:r>
        <w:rPr>
          <w:lang w:eastAsia="en-US"/>
        </w:rPr>
        <w:t>. Полное описание назначения компонентов</w:t>
      </w:r>
      <w:r w:rsidR="00C915C9">
        <w:rPr>
          <w:lang w:eastAsia="en-US"/>
        </w:rPr>
        <w:t xml:space="preserve"> ФГИС «</w:t>
      </w:r>
      <w:proofErr w:type="spellStart"/>
      <w:r w:rsidR="00C915C9">
        <w:rPr>
          <w:lang w:eastAsia="en-US"/>
        </w:rPr>
        <w:t>ВетИС</w:t>
      </w:r>
      <w:proofErr w:type="spellEnd"/>
      <w:r w:rsidR="00C915C9">
        <w:rPr>
          <w:lang w:eastAsia="en-US"/>
        </w:rPr>
        <w:t>»</w:t>
      </w:r>
      <w:r>
        <w:rPr>
          <w:lang w:eastAsia="en-US"/>
        </w:rPr>
        <w:t xml:space="preserve"> размещено по адресу </w:t>
      </w:r>
      <w:hyperlink r:id="rId14" w:history="1">
        <w:r w:rsidRPr="00C21627">
          <w:rPr>
            <w:rStyle w:val="af8"/>
            <w:lang w:val="en-US" w:eastAsia="en-US"/>
          </w:rPr>
          <w:t>https</w:t>
        </w:r>
        <w:r w:rsidRPr="00141482">
          <w:rPr>
            <w:rStyle w:val="af8"/>
            <w:lang w:eastAsia="en-US"/>
          </w:rPr>
          <w:t>://</w:t>
        </w:r>
        <w:r w:rsidRPr="00C21627">
          <w:rPr>
            <w:rStyle w:val="af8"/>
            <w:lang w:val="en-US" w:eastAsia="en-US"/>
          </w:rPr>
          <w:t>help</w:t>
        </w:r>
        <w:r w:rsidRPr="00141482">
          <w:rPr>
            <w:rStyle w:val="af8"/>
            <w:lang w:eastAsia="en-US"/>
          </w:rPr>
          <w:t>.</w:t>
        </w:r>
        <w:proofErr w:type="spellStart"/>
        <w:r w:rsidRPr="00C21627">
          <w:rPr>
            <w:rStyle w:val="af8"/>
            <w:lang w:val="en-US" w:eastAsia="en-US"/>
          </w:rPr>
          <w:t>vetrf</w:t>
        </w:r>
        <w:proofErr w:type="spellEnd"/>
        <w:r w:rsidRPr="00141482">
          <w:rPr>
            <w:rStyle w:val="af8"/>
            <w:lang w:eastAsia="en-US"/>
          </w:rPr>
          <w:t>.</w:t>
        </w:r>
        <w:proofErr w:type="spellStart"/>
        <w:r w:rsidRPr="00C21627">
          <w:rPr>
            <w:rStyle w:val="af8"/>
            <w:lang w:val="en-US" w:eastAsia="en-US"/>
          </w:rPr>
          <w:t>ru</w:t>
        </w:r>
        <w:proofErr w:type="spellEnd"/>
        <w:r w:rsidRPr="00141482">
          <w:rPr>
            <w:rStyle w:val="af8"/>
            <w:lang w:eastAsia="en-US"/>
          </w:rPr>
          <w:t>/</w:t>
        </w:r>
        <w:r w:rsidRPr="00C21627">
          <w:rPr>
            <w:rStyle w:val="af8"/>
            <w:lang w:val="en-US" w:eastAsia="en-US"/>
          </w:rPr>
          <w:t>wiki</w:t>
        </w:r>
        <w:r w:rsidRPr="00141482">
          <w:rPr>
            <w:rStyle w:val="af8"/>
            <w:lang w:eastAsia="en-US"/>
          </w:rPr>
          <w:t>/</w:t>
        </w:r>
        <w:proofErr w:type="spellStart"/>
        <w:r w:rsidRPr="00141482">
          <w:rPr>
            <w:rStyle w:val="af8"/>
            <w:lang w:eastAsia="en-US"/>
          </w:rPr>
          <w:t>Справочная_система</w:t>
        </w:r>
        <w:proofErr w:type="spellEnd"/>
      </w:hyperlink>
      <w:r w:rsidRPr="00141482">
        <w:rPr>
          <w:lang w:eastAsia="en-US"/>
        </w:rPr>
        <w:t xml:space="preserve">. </w:t>
      </w:r>
    </w:p>
    <w:p w14:paraId="292D3C13" w14:textId="19A6FCCB" w:rsidR="005E1F87" w:rsidRPr="00BA047E" w:rsidRDefault="005E1F87" w:rsidP="005E1F87">
      <w:pPr>
        <w:pStyle w:val="affa"/>
        <w:ind w:firstLine="708"/>
        <w:rPr>
          <w:lang w:eastAsia="en-US"/>
        </w:rPr>
      </w:pPr>
      <w:r>
        <w:rPr>
          <w:lang w:eastAsia="en-US"/>
        </w:rPr>
        <w:t xml:space="preserve">Модернизированная </w:t>
      </w:r>
      <w:r>
        <w:rPr>
          <w:lang w:val="en-US" w:eastAsia="en-US"/>
        </w:rPr>
        <w:t>C</w:t>
      </w:r>
      <w:proofErr w:type="spellStart"/>
      <w:r>
        <w:rPr>
          <w:lang w:eastAsia="en-US"/>
        </w:rPr>
        <w:t>истема</w:t>
      </w:r>
      <w:proofErr w:type="spellEnd"/>
      <w:r>
        <w:rPr>
          <w:lang w:eastAsia="en-US"/>
        </w:rPr>
        <w:t xml:space="preserve"> должна поддерживать одновременную работу не менее 300 пользователей с откликом на запросы не более 30 секунд (в части отклика пользовательских интерфейсов при отображении результатов обработанного запроса)</w:t>
      </w:r>
      <w:del w:id="162" w:author="Волков Кирилл Михайлович" w:date="2026-09-29T14:17:00Z" w16du:dateUtc="2026-09-29T11:17:00Z">
        <w:r w:rsidDel="007040D3">
          <w:rPr>
            <w:lang w:eastAsia="en-US"/>
          </w:rPr>
          <w:delText>.</w:delText>
        </w:r>
      </w:del>
      <w:r>
        <w:rPr>
          <w:lang w:eastAsia="en-US"/>
        </w:rPr>
        <w:t xml:space="preserve"> </w:t>
      </w:r>
      <w:ins w:id="163" w:author="Волков Кирилл Михайлович" w:date="2026-09-29T12:57:00Z">
        <w:r w:rsidR="00C0714E" w:rsidRPr="00C0714E">
          <w:rPr>
            <w:b/>
            <w:bCs/>
            <w:lang w:eastAsia="en-US"/>
          </w:rPr>
          <w:t>не должна превышать 12 часов на анализ данных за один операционный день. Для моделей с месячным (или иным) окном анализа данное ограничение допускается только при условии, что полный объем данных за этот период был загружен в хранилище заранее (до начала расчета).</w:t>
        </w:r>
      </w:ins>
      <w:del w:id="164" w:author="Волков Кирилл Михайлович" w:date="2026-09-29T12:57:00Z" w16du:dateUtc="2026-09-29T09:57:00Z">
        <w:r w:rsidDel="00C0714E">
          <w:rPr>
            <w:lang w:eastAsia="en-US"/>
          </w:rPr>
          <w:delText>Работа сценарных ИИ-моделей (за исключением загрузки данных для анализа) не должна превышать 12 часов на анализ месячного объема информации</w:delText>
        </w:r>
      </w:del>
      <w:r>
        <w:rPr>
          <w:lang w:eastAsia="en-US"/>
        </w:rPr>
        <w:t xml:space="preserve">. Работа цифровых индикаторов рисков не должна превышать 4 часов на анализ месячного объема информации. Суммарное время </w:t>
      </w:r>
      <w:r>
        <w:rPr>
          <w:lang w:val="en-US" w:eastAsia="en-US"/>
        </w:rPr>
        <w:t>ETL</w:t>
      </w:r>
      <w:r w:rsidRPr="00141482">
        <w:rPr>
          <w:lang w:eastAsia="en-US"/>
        </w:rPr>
        <w:t>-</w:t>
      </w:r>
      <w:r>
        <w:rPr>
          <w:lang w:eastAsia="en-US"/>
        </w:rPr>
        <w:t>пакетов не должно превышать 24 часов при анализе или загрузке месячного объема информации</w:t>
      </w:r>
      <w:ins w:id="165" w:author="Волков Кирилл Михайлович" w:date="2026-09-29T12:57:00Z">
        <w:r w:rsidR="00C0714E" w:rsidRPr="00C0714E">
          <w:rPr>
            <w:b/>
            <w:bCs/>
            <w:lang w:eastAsia="en-US"/>
          </w:rPr>
          <w:t xml:space="preserve">, при условии, что загрузка данных выполняется </w:t>
        </w:r>
        <w:proofErr w:type="spellStart"/>
        <w:r w:rsidR="00C0714E" w:rsidRPr="00C0714E">
          <w:rPr>
            <w:b/>
            <w:bCs/>
            <w:lang w:eastAsia="en-US"/>
          </w:rPr>
          <w:t>инкрементально</w:t>
        </w:r>
        <w:proofErr w:type="spellEnd"/>
        <w:r w:rsidR="00C0714E" w:rsidRPr="00C0714E">
          <w:rPr>
            <w:b/>
            <w:bCs/>
            <w:lang w:eastAsia="en-US"/>
          </w:rPr>
          <w:t xml:space="preserve"> (ежедневно) в рамках регламента и инкрементируемые данные укладываются в период временного хранения вновь загружаемых </w:t>
        </w:r>
        <w:proofErr w:type="gramStart"/>
        <w:r w:rsidR="00C0714E" w:rsidRPr="00C0714E">
          <w:rPr>
            <w:b/>
            <w:bCs/>
            <w:lang w:eastAsia="en-US"/>
          </w:rPr>
          <w:t>данных.</w:t>
        </w:r>
      </w:ins>
      <w:r>
        <w:rPr>
          <w:lang w:eastAsia="en-US"/>
        </w:rPr>
        <w:t>.</w:t>
      </w:r>
      <w:proofErr w:type="gramEnd"/>
    </w:p>
    <w:p w14:paraId="47665D23" w14:textId="387727E7" w:rsidR="005E1F87" w:rsidRPr="00552783" w:rsidRDefault="005E1F87" w:rsidP="005E1F87">
      <w:pPr>
        <w:pStyle w:val="affa"/>
        <w:ind w:firstLine="708"/>
        <w:rPr>
          <w:lang w:eastAsia="en-US"/>
        </w:rPr>
      </w:pPr>
      <w:r>
        <w:rPr>
          <w:lang w:eastAsia="en-US"/>
        </w:rPr>
        <w:t>На этапах проведения предварительны</w:t>
      </w:r>
      <w:r w:rsidR="006D7A43">
        <w:rPr>
          <w:lang w:eastAsia="en-US"/>
        </w:rPr>
        <w:t>х</w:t>
      </w:r>
      <w:r>
        <w:rPr>
          <w:lang w:eastAsia="en-US"/>
        </w:rPr>
        <w:t xml:space="preserve"> испытаний и приемочных испытаний должно быть проведено нагрузочное тестирование с типовыми задачами пользователей. Перечень задач согласуется с Заказчиком до проведения тестирования.</w:t>
      </w:r>
    </w:p>
    <w:p w14:paraId="6AFCD6C2" w14:textId="77777777" w:rsidR="005E1F87" w:rsidRPr="00801D3C" w:rsidRDefault="005E1F87" w:rsidP="005E1F87">
      <w:pPr>
        <w:pStyle w:val="affa"/>
        <w:spacing w:line="276" w:lineRule="auto"/>
      </w:pPr>
    </w:p>
    <w:p w14:paraId="7CD58A05" w14:textId="3BA943AF" w:rsidR="00D05AD5" w:rsidRDefault="001E6780" w:rsidP="00834F6C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 w:val="22"/>
          <w:szCs w:val="22"/>
        </w:rPr>
      </w:pPr>
      <w:bookmarkStart w:id="166" w:name="_Toc240723516"/>
      <w:bookmarkEnd w:id="160"/>
      <w:r>
        <w:rPr>
          <w:rFonts w:cs="Times New Roman"/>
          <w:szCs w:val="24"/>
        </w:rPr>
        <w:lastRenderedPageBreak/>
        <w:t xml:space="preserve">Требования к </w:t>
      </w:r>
      <w:r w:rsidRPr="001E6780">
        <w:rPr>
          <w:rFonts w:cs="Times New Roman"/>
          <w:szCs w:val="24"/>
        </w:rPr>
        <w:t>подсистем</w:t>
      </w:r>
      <w:r>
        <w:rPr>
          <w:rFonts w:cs="Times New Roman"/>
          <w:szCs w:val="24"/>
        </w:rPr>
        <w:t>е</w:t>
      </w:r>
      <w:r w:rsidRPr="001E6780">
        <w:rPr>
          <w:rFonts w:cs="Times New Roman"/>
          <w:szCs w:val="24"/>
        </w:rPr>
        <w:t xml:space="preserve"> цифровых индикаторов рисков</w:t>
      </w:r>
      <w:bookmarkEnd w:id="166"/>
    </w:p>
    <w:p w14:paraId="271CCE3D" w14:textId="39B48DDF" w:rsidR="00D05AD5" w:rsidRPr="00EB346F" w:rsidRDefault="00DA050F" w:rsidP="00834F6C">
      <w:pPr>
        <w:pStyle w:val="31"/>
        <w:numPr>
          <w:ilvl w:val="1"/>
          <w:numId w:val="50"/>
        </w:numPr>
        <w:spacing w:before="200" w:after="0" w:line="276" w:lineRule="auto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Общие требования</w:t>
      </w:r>
    </w:p>
    <w:p w14:paraId="683B2089" w14:textId="77777777" w:rsidR="00DA050F" w:rsidRDefault="00DA050F" w:rsidP="00DA050F">
      <w:pPr>
        <w:ind w:firstLine="431"/>
        <w:rPr>
          <w:color w:val="000000"/>
        </w:rPr>
      </w:pPr>
    </w:p>
    <w:p w14:paraId="61B948CC" w14:textId="77777777" w:rsidR="00801D3C" w:rsidRDefault="0052681C" w:rsidP="002A6BE3">
      <w:pPr>
        <w:pStyle w:val="affa"/>
        <w:ind w:firstLine="720"/>
      </w:pPr>
      <w:r w:rsidRPr="00801D3C">
        <w:t>Подсистема цифровых индикаторов рисков должна быть создана на базе компонентов блока «Цифровые индикаторы» Системы.</w:t>
      </w:r>
      <w:r w:rsidR="005E2B4B">
        <w:t xml:space="preserve"> </w:t>
      </w:r>
      <w:r w:rsidR="003A47A5">
        <w:t>Цифровым индикатором в контексте данного ТЗ является совокупность алгоритмов, структур данных</w:t>
      </w:r>
      <w:r w:rsidR="00884A26">
        <w:t xml:space="preserve">, интеграционных механизмов </w:t>
      </w:r>
      <w:r w:rsidR="003A47A5">
        <w:t xml:space="preserve">и интерфейсов, функционирование которых направлено на выявление ситуаций, предусмотренных </w:t>
      </w:r>
      <w:r w:rsidR="00382E9B">
        <w:t>п</w:t>
      </w:r>
      <w:r w:rsidR="00382E9B" w:rsidRPr="004F14AC">
        <w:t>риказ</w:t>
      </w:r>
      <w:r w:rsidR="00382E9B">
        <w:t>ом</w:t>
      </w:r>
      <w:r w:rsidR="00382E9B" w:rsidRPr="004F14AC">
        <w:t xml:space="preserve"> Минсельхоза России от 11.12.2024 № 732 «Об утверждении перечня индикаторов риска нарушения обязательных требований, используемых при осуществлении федерального государственного ветеринарного контроля (надзора)»</w:t>
      </w:r>
      <w:r w:rsidR="00382E9B">
        <w:t xml:space="preserve"> (далее – 732 приказ). </w:t>
      </w:r>
    </w:p>
    <w:p w14:paraId="2E5A071A" w14:textId="721F3945" w:rsidR="009C1A01" w:rsidRDefault="009C1A01" w:rsidP="002A6BE3">
      <w:pPr>
        <w:pStyle w:val="affa"/>
        <w:ind w:firstLine="720"/>
      </w:pPr>
      <w:r>
        <w:t>Цифровые индикаторы имеют две главные функции:</w:t>
      </w:r>
    </w:p>
    <w:p w14:paraId="3BC3D39B" w14:textId="29C8ED39" w:rsidR="009C1A01" w:rsidRPr="00141482" w:rsidRDefault="009C1A01" w:rsidP="002A6BE3">
      <w:pPr>
        <w:pStyle w:val="affa"/>
        <w:numPr>
          <w:ilvl w:val="6"/>
          <w:numId w:val="17"/>
        </w:numPr>
        <w:ind w:left="1134"/>
      </w:pPr>
      <w:r>
        <w:t>Выявление и агрегация отслеживаемых фактов</w:t>
      </w:r>
      <w:r w:rsidRPr="00141482">
        <w:t>;</w:t>
      </w:r>
    </w:p>
    <w:p w14:paraId="506A6A0F" w14:textId="04D54007" w:rsidR="009C1A01" w:rsidRPr="00141482" w:rsidRDefault="009C1A01" w:rsidP="002A6BE3">
      <w:pPr>
        <w:pStyle w:val="affa"/>
        <w:numPr>
          <w:ilvl w:val="6"/>
          <w:numId w:val="17"/>
        </w:numPr>
        <w:ind w:left="1134"/>
      </w:pPr>
      <w:r>
        <w:t>Расчет срабатывания нормативного индикатора риска согласно 732 приказу на основании накопленных отслеживаемых фактов.</w:t>
      </w:r>
    </w:p>
    <w:p w14:paraId="73DFC87E" w14:textId="46CEAC10" w:rsidR="00801D3C" w:rsidRDefault="00801D3C" w:rsidP="002A6BE3">
      <w:pPr>
        <w:pStyle w:val="affa"/>
        <w:ind w:firstLine="720"/>
      </w:pPr>
      <w:r>
        <w:t>Принцип функционирования цифровых индикаторов:</w:t>
      </w:r>
    </w:p>
    <w:p w14:paraId="01ABAEFE" w14:textId="2DBDD6A8" w:rsidR="00801D3C" w:rsidRPr="00801D3C" w:rsidRDefault="00801D3C" w:rsidP="002A6BE3">
      <w:pPr>
        <w:pStyle w:val="affa"/>
        <w:numPr>
          <w:ilvl w:val="6"/>
          <w:numId w:val="70"/>
        </w:numPr>
        <w:ind w:left="1134" w:hanging="357"/>
      </w:pPr>
      <w:r>
        <w:t>Сценарные ИИ-модели Подсистемы ИИ ежедневно анализируют накопленные в хранилище Системы данные и определяют подозрительные операции</w:t>
      </w:r>
      <w:r w:rsidRPr="00141482">
        <w:t>;</w:t>
      </w:r>
    </w:p>
    <w:p w14:paraId="66E0A493" w14:textId="7F14616B" w:rsidR="00801D3C" w:rsidRPr="00F05315" w:rsidRDefault="00801D3C" w:rsidP="002A6BE3">
      <w:pPr>
        <w:pStyle w:val="affa"/>
        <w:numPr>
          <w:ilvl w:val="6"/>
          <w:numId w:val="17"/>
        </w:numPr>
        <w:ind w:left="1134" w:hanging="357"/>
      </w:pPr>
      <w:r>
        <w:t>Инспекторский состав с помощью ПОСА проверяет выявленные подозрительные операции и</w:t>
      </w:r>
      <w:r w:rsidR="00B33462">
        <w:t>,</w:t>
      </w:r>
      <w:r>
        <w:t xml:space="preserve"> в случае подтверждения нарушения</w:t>
      </w:r>
      <w:r w:rsidR="00B33462">
        <w:t>,</w:t>
      </w:r>
      <w:r>
        <w:t xml:space="preserve"> </w:t>
      </w:r>
      <w:r w:rsidR="00F05315">
        <w:t>относит подозрительную операцию к одной из трёх категорий:</w:t>
      </w:r>
      <w:r w:rsidR="00F05315">
        <w:br/>
        <w:t>- Нарушения, которые не относятся к срабатыванию цифровых индикаторов</w:t>
      </w:r>
      <w:r w:rsidR="00F05315" w:rsidRPr="00141482">
        <w:t>;</w:t>
      </w:r>
      <w:r w:rsidR="00F05315" w:rsidRPr="00141482">
        <w:br/>
        <w:t>-</w:t>
      </w:r>
      <w:r w:rsidR="00F05315">
        <w:t xml:space="preserve"> Нарушения, которые не относятся к срабатыванию цифровых индикаторов, но которые должны быть учтены при формировании материалов КНМ</w:t>
      </w:r>
      <w:r w:rsidR="00F05315" w:rsidRPr="00141482">
        <w:t>;</w:t>
      </w:r>
      <w:r w:rsidR="00F05315" w:rsidRPr="00141482">
        <w:br/>
      </w:r>
      <w:r w:rsidR="00F05315">
        <w:t>- Нарушения, относящиеся к срабатыванию цифровых индикаторов. Такие нарушения являются отслеживаемыми фактами для цифровых индикаторов</w:t>
      </w:r>
      <w:r w:rsidR="00F05315" w:rsidRPr="00141482">
        <w:t>;</w:t>
      </w:r>
    </w:p>
    <w:p w14:paraId="07A9128F" w14:textId="20DF3752" w:rsidR="00F05315" w:rsidRDefault="00F05315" w:rsidP="002A6BE3">
      <w:pPr>
        <w:pStyle w:val="affa"/>
        <w:numPr>
          <w:ilvl w:val="6"/>
          <w:numId w:val="17"/>
        </w:numPr>
        <w:ind w:left="1134" w:hanging="357"/>
      </w:pPr>
      <w:r>
        <w:t xml:space="preserve">Цифровые индикаторы Подсистемы ЦИ собственными алгоритмами и/или правилами и/или методами машинного обучения </w:t>
      </w:r>
      <w:r w:rsidR="009C1A01">
        <w:t xml:space="preserve">также </w:t>
      </w:r>
      <w:r>
        <w:t>выявляют отслеживаемые факты</w:t>
      </w:r>
      <w:r w:rsidRPr="00141482">
        <w:t>;</w:t>
      </w:r>
    </w:p>
    <w:p w14:paraId="15DD1AE0" w14:textId="6A289C1B" w:rsidR="00F05315" w:rsidRPr="00F05315" w:rsidRDefault="00F05315" w:rsidP="002A6BE3">
      <w:pPr>
        <w:pStyle w:val="affa"/>
        <w:numPr>
          <w:ilvl w:val="6"/>
          <w:numId w:val="17"/>
        </w:numPr>
        <w:ind w:left="1134" w:hanging="357"/>
      </w:pPr>
      <w:r>
        <w:t xml:space="preserve">Инспекторский состав в ходе осуществления цифрового мониторинга также </w:t>
      </w:r>
      <w:r>
        <w:lastRenderedPageBreak/>
        <w:t>вносит вручную сведения об отслеживаемых фактах, которые не были или не могли быть обнаружены цифровыми инструментами Системы</w:t>
      </w:r>
      <w:r w:rsidRPr="00141482">
        <w:t>;</w:t>
      </w:r>
    </w:p>
    <w:p w14:paraId="2A856665" w14:textId="185B37E2" w:rsidR="00F05315" w:rsidRDefault="00382E9B" w:rsidP="002A6BE3">
      <w:pPr>
        <w:pStyle w:val="affa"/>
        <w:numPr>
          <w:ilvl w:val="6"/>
          <w:numId w:val="17"/>
        </w:numPr>
        <w:ind w:left="1134"/>
      </w:pPr>
      <w:r>
        <w:t xml:space="preserve">В ходе </w:t>
      </w:r>
      <w:r w:rsidR="00F05315">
        <w:t>совокупного расчета</w:t>
      </w:r>
      <w:r>
        <w:t xml:space="preserve"> </w:t>
      </w:r>
      <w:r w:rsidR="00F05315">
        <w:t>собираются все</w:t>
      </w:r>
      <w:r>
        <w:t xml:space="preserve"> отслеживаемые факты (события и операции, относящиеся к учитываемым в 732 приказе критериям срабатывания нормативного индикатора)</w:t>
      </w:r>
      <w:r w:rsidR="00D40418">
        <w:t xml:space="preserve"> с указанием их источника появления (ручной ввод, подтвержденные нарушения из ИИ-моделей, расчет самим цифровым индикатором). П</w:t>
      </w:r>
      <w:r>
        <w:t xml:space="preserve">ревышение </w:t>
      </w:r>
      <w:r w:rsidR="00F05315">
        <w:t xml:space="preserve">их порогового </w:t>
      </w:r>
      <w:r>
        <w:t xml:space="preserve">количества </w:t>
      </w:r>
      <w:r w:rsidR="00F05315">
        <w:t xml:space="preserve">для одного контролируемого объекта </w:t>
      </w:r>
      <w:r>
        <w:t xml:space="preserve">влечет срабатывание цифрового индикатора и формирование его электронной карточки, доступной для просмотра и взаимодействия инспекторскому составу. </w:t>
      </w:r>
      <w:r w:rsidR="00D40418">
        <w:t>Пороговое значение должно задаваться в настройках для каждого цифрового индикатора.</w:t>
      </w:r>
    </w:p>
    <w:p w14:paraId="69A0F331" w14:textId="1DED0F9A" w:rsidR="00DA050F" w:rsidRPr="004F14AC" w:rsidRDefault="0052681C" w:rsidP="002A6BE3">
      <w:pPr>
        <w:ind w:firstLine="708"/>
      </w:pPr>
      <w:r>
        <w:rPr>
          <w:color w:val="000000"/>
        </w:rPr>
        <w:t>Цифровые индикаторы должны функционировать</w:t>
      </w:r>
      <w:r w:rsidR="00DA050F" w:rsidRPr="004F14AC">
        <w:rPr>
          <w:rFonts w:cstheme="minorHAnsi"/>
          <w:color w:val="000000"/>
        </w:rPr>
        <w:t xml:space="preserve"> на основе следующих нормативных индикаторов риска из </w:t>
      </w:r>
      <w:r w:rsidR="00382E9B">
        <w:t>732 приказа</w:t>
      </w:r>
      <w:r w:rsidR="00DA050F">
        <w:t>:</w:t>
      </w:r>
    </w:p>
    <w:p w14:paraId="5E9E7CE9" w14:textId="77777777" w:rsidR="00DA050F" w:rsidRPr="00884A26" w:rsidRDefault="00DA050F" w:rsidP="002A6BE3">
      <w:pPr>
        <w:pStyle w:val="afffffffe"/>
        <w:numPr>
          <w:ilvl w:val="0"/>
          <w:numId w:val="61"/>
        </w:numPr>
        <w:spacing w:line="360" w:lineRule="auto"/>
        <w:rPr>
          <w:color w:val="000000"/>
        </w:rPr>
      </w:pPr>
      <w:r w:rsidRPr="00884A26">
        <w:rPr>
          <w:color w:val="000000"/>
        </w:rPr>
        <w:t>№ 1 «Увеличение (по информации, содержащейся в Федеральной государственной информационной системе в области ветеринарии) на 10% и более случаев возникновения заразных и иных болезней животных, падежа, вынужденного убоя животных на производственном объекте в течение календарного месяца по сравнению с аналогичным предшествующим периодом»;</w:t>
      </w:r>
    </w:p>
    <w:p w14:paraId="012AD5E2" w14:textId="77777777" w:rsidR="00DA050F" w:rsidRPr="00884A26" w:rsidRDefault="00DA050F" w:rsidP="002A6BE3">
      <w:pPr>
        <w:pStyle w:val="afffffffe"/>
        <w:numPr>
          <w:ilvl w:val="0"/>
          <w:numId w:val="61"/>
        </w:numPr>
        <w:spacing w:line="360" w:lineRule="auto"/>
        <w:ind w:left="1077" w:hanging="357"/>
        <w:rPr>
          <w:color w:val="000000"/>
        </w:rPr>
      </w:pPr>
      <w:r w:rsidRPr="00884A26">
        <w:rPr>
          <w:color w:val="000000"/>
        </w:rPr>
        <w:t>№ 2 «Увеличение (по информации, содержащейся в Федеральной государственной информационной системе в области ветеринарии) на 10% и более на производственном объекте, на котором осуществляются убой животных, производство товаров, включенных в Единый перечень товаров, подлежащих ветеринарному контролю (надзору), утвержденный Решением Комиссии Таможенного союза от 18 июня 2010 г. № 317 «О применении ветеринарно-санитарных мер в Евразийском экономическом союзе» (далее - подконтрольные товары),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периодом»;</w:t>
      </w:r>
    </w:p>
    <w:p w14:paraId="635BED68" w14:textId="77777777" w:rsidR="00DA050F" w:rsidRPr="00884A26" w:rsidRDefault="00DA050F" w:rsidP="002A6BE3">
      <w:pPr>
        <w:pStyle w:val="afffffffe"/>
        <w:numPr>
          <w:ilvl w:val="0"/>
          <w:numId w:val="61"/>
        </w:numPr>
        <w:spacing w:line="360" w:lineRule="auto"/>
        <w:ind w:left="1077" w:hanging="357"/>
        <w:rPr>
          <w:color w:val="000000"/>
        </w:rPr>
      </w:pPr>
      <w:r w:rsidRPr="00884A26">
        <w:rPr>
          <w:color w:val="000000"/>
        </w:rPr>
        <w:t xml:space="preserve">№ 5 «Несоответствие объема партии подконтрольного товара, подлежащего обязательной маркировке средствами идентификации, при его вводе в оборот (по информации, содержащейся в государственной информационной системе </w:t>
      </w:r>
      <w:r w:rsidRPr="00884A26">
        <w:rPr>
          <w:color w:val="000000"/>
        </w:rPr>
        <w:lastRenderedPageBreak/>
        <w:t>мониторинга за оборотом товаров, подлежащих обязательной маркировке средствами идентификации) и объема той же партии подконтрольного товара, указанного в ветеринарном сопроводительном документе, оформленном при производстве подконтрольного товара (по информации, содержащейся в Федеральной государственной информационной системе в области ветеринарии), не менее 5 раз в течение календарного месяца»;</w:t>
      </w:r>
    </w:p>
    <w:p w14:paraId="58AF925C" w14:textId="77777777" w:rsidR="00DA050F" w:rsidRPr="00884A26" w:rsidRDefault="00DA050F" w:rsidP="002A6BE3">
      <w:pPr>
        <w:pStyle w:val="afffffffe"/>
        <w:numPr>
          <w:ilvl w:val="0"/>
          <w:numId w:val="61"/>
        </w:numPr>
        <w:spacing w:line="360" w:lineRule="auto"/>
        <w:ind w:left="1077" w:hanging="357"/>
        <w:rPr>
          <w:color w:val="000000"/>
        </w:rPr>
      </w:pPr>
      <w:r w:rsidRPr="00884A26">
        <w:t>№ 8 «Выявление (по информации, содержащейся в</w:t>
      </w:r>
      <w:r w:rsidRPr="00884A26">
        <w:rPr>
          <w:color w:val="000000"/>
        </w:rPr>
        <w:t xml:space="preserve"> Федеральной государственной информационной системе в области ветеринарии) в течение календарного месяца 2 и более фактов оформления ветеринарных сопроводительных документов на рыбную продукцию, произведенную одним производителем из водных биологических ресурсов,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производителя»;</w:t>
      </w:r>
    </w:p>
    <w:p w14:paraId="628EC815" w14:textId="77777777" w:rsidR="00DA050F" w:rsidRPr="00884A26" w:rsidRDefault="00DA050F" w:rsidP="002A6BE3">
      <w:pPr>
        <w:pStyle w:val="afffffffe"/>
        <w:numPr>
          <w:ilvl w:val="0"/>
          <w:numId w:val="61"/>
        </w:numPr>
        <w:spacing w:line="360" w:lineRule="auto"/>
        <w:rPr>
          <w:color w:val="000000"/>
        </w:rPr>
      </w:pPr>
      <w:r w:rsidRPr="00884A26">
        <w:t>№ 9 «Выявление (по информации, содержащейся в федеральной государственной информационной системе в области ветеринарии) в т</w:t>
      </w:r>
      <w:r w:rsidRPr="00884A26">
        <w:rPr>
          <w:color w:val="000000"/>
        </w:rPr>
        <w:t>ечение календарного месяца 2 и более фактов оформления ветеринарных сопроводительных документов на мясную продукцию, произведенную одним производителем из продуктов убоя (промысла) животных,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производителя».</w:t>
      </w:r>
    </w:p>
    <w:p w14:paraId="0686C668" w14:textId="3C832FC9" w:rsidR="00552783" w:rsidRPr="00141482" w:rsidRDefault="0052681C" w:rsidP="002A6BE3">
      <w:pPr>
        <w:pStyle w:val="FirstParagraph"/>
        <w:spacing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cs="Times New Roman"/>
          <w:lang w:val="ru-RU"/>
        </w:rPr>
        <w:t>При выполнении работ должна использоваться редакция 732 приказа, актуальная на момент проведения технического проектирования. В случае, если по информации от Заказчика планируется внесение изменений в 732 приказ, Исполнитель по согласованию с Заказчиком может применять подходы к разработке алгоритмов и структур данных с учетом планируемых изменений.</w:t>
      </w:r>
      <w:r w:rsidR="00552783" w:rsidRPr="00141482">
        <w:rPr>
          <w:lang w:val="ru-RU"/>
        </w:rPr>
        <w:tab/>
      </w:r>
    </w:p>
    <w:p w14:paraId="60806089" w14:textId="07B9BFAF" w:rsidR="00D05AD5" w:rsidRDefault="00DA050F" w:rsidP="00834F6C">
      <w:pPr>
        <w:pStyle w:val="31"/>
        <w:numPr>
          <w:ilvl w:val="1"/>
          <w:numId w:val="50"/>
        </w:numPr>
        <w:spacing w:before="200" w:after="0" w:line="276" w:lineRule="auto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Требования к функционированию</w:t>
      </w:r>
    </w:p>
    <w:p w14:paraId="3CB5F8E7" w14:textId="3D5434DD" w:rsidR="00DA050F" w:rsidRDefault="00DA050F" w:rsidP="00DA050F">
      <w:pPr>
        <w:pStyle w:val="ae"/>
      </w:pPr>
    </w:p>
    <w:p w14:paraId="627CDC92" w14:textId="78294A30" w:rsidR="00465968" w:rsidRPr="00465968" w:rsidRDefault="00465968" w:rsidP="00465968">
      <w:pPr>
        <w:pStyle w:val="ae"/>
        <w:numPr>
          <w:ilvl w:val="2"/>
          <w:numId w:val="50"/>
        </w:numPr>
        <w:rPr>
          <w:b/>
        </w:rPr>
      </w:pPr>
      <w:r w:rsidRPr="00465968">
        <w:rPr>
          <w:b/>
        </w:rPr>
        <w:t xml:space="preserve">Модернизация сценарных ИИ-моделей </w:t>
      </w:r>
    </w:p>
    <w:p w14:paraId="3786C168" w14:textId="1B74EF96" w:rsidR="00175431" w:rsidRDefault="00465968" w:rsidP="00175431">
      <w:pPr>
        <w:pStyle w:val="ae"/>
      </w:pPr>
      <w:r>
        <w:t xml:space="preserve">Необходимо </w:t>
      </w:r>
      <w:r w:rsidR="00175431">
        <w:t>повысить качество сценарных ИИ-моделей Подсистемы ИИ путем модернизации</w:t>
      </w:r>
      <w:r>
        <w:t xml:space="preserve"> алгоритм</w:t>
      </w:r>
      <w:r w:rsidR="00175431">
        <w:t xml:space="preserve">ов работы и/или внедрения новых правил и/или использования методов машинного обучения. Кроме того, необходимо </w:t>
      </w:r>
      <w:r>
        <w:t xml:space="preserve">расширить атрибутивный состав </w:t>
      </w:r>
      <w:r w:rsidR="00175431">
        <w:t xml:space="preserve">входных и </w:t>
      </w:r>
      <w:r>
        <w:t xml:space="preserve">выходных данных </w:t>
      </w:r>
      <w:r w:rsidR="001E22C0">
        <w:t xml:space="preserve">сценарных </w:t>
      </w:r>
      <w:r>
        <w:t>ИИ-моделей</w:t>
      </w:r>
      <w:r w:rsidR="001E22C0">
        <w:t xml:space="preserve">, которые потенциально могут </w:t>
      </w:r>
      <w:r w:rsidR="001E22C0">
        <w:lastRenderedPageBreak/>
        <w:t>являться отслеживаемыми фактами в рамках мониторинга цифровых индикаторов</w:t>
      </w:r>
      <w:r w:rsidR="00AD1D9A">
        <w:t xml:space="preserve"> или являются приоритетными в деятельности инспекторского состава</w:t>
      </w:r>
      <w:r w:rsidR="001E22C0">
        <w:t>,</w:t>
      </w:r>
      <w:r>
        <w:t xml:space="preserve"> под алгоритмы работы цифровых индикаторов рисков</w:t>
      </w:r>
      <w:r w:rsidR="001E22C0">
        <w:t>.</w:t>
      </w:r>
      <w:r w:rsidR="00175431">
        <w:t xml:space="preserve"> </w:t>
      </w:r>
    </w:p>
    <w:p w14:paraId="3AF2D6E3" w14:textId="77777777" w:rsidR="00AD1D9A" w:rsidRDefault="00465968" w:rsidP="00465968">
      <w:pPr>
        <w:pStyle w:val="ae"/>
      </w:pPr>
      <w:r>
        <w:t xml:space="preserve">В качестве ключевых </w:t>
      </w:r>
      <w:r w:rsidR="00AD1D9A">
        <w:t>моделей</w:t>
      </w:r>
      <w:r>
        <w:t xml:space="preserve">, подлежащих доработке, в приоритетном порядке должны быть рассмотрены следующие </w:t>
      </w:r>
      <w:r w:rsidR="00AD1D9A">
        <w:t xml:space="preserve">сценарные </w:t>
      </w:r>
      <w:r>
        <w:t>ИИ-модели:</w:t>
      </w:r>
    </w:p>
    <w:p w14:paraId="0B6D2446" w14:textId="7305991A" w:rsidR="00AD1D9A" w:rsidRDefault="00465968" w:rsidP="00121D7B">
      <w:pPr>
        <w:pStyle w:val="ae"/>
        <w:numPr>
          <w:ilvl w:val="0"/>
          <w:numId w:val="64"/>
        </w:numPr>
      </w:pPr>
      <w:r>
        <w:t xml:space="preserve">№ 11 «При производстве объем сырья не </w:t>
      </w:r>
      <w:r w:rsidR="00AD1D9A">
        <w:t>соответствует объему продукции»</w:t>
      </w:r>
      <w:r w:rsidR="00442BE4" w:rsidRPr="00141482">
        <w:t>;</w:t>
      </w:r>
    </w:p>
    <w:p w14:paraId="0F7005DE" w14:textId="38CF7AF3" w:rsidR="00AD1D9A" w:rsidRDefault="00465968" w:rsidP="00121D7B">
      <w:pPr>
        <w:pStyle w:val="ae"/>
        <w:numPr>
          <w:ilvl w:val="0"/>
          <w:numId w:val="64"/>
        </w:numPr>
      </w:pPr>
      <w:r>
        <w:t>№ 12 «При производстве тип сырья не соответств</w:t>
      </w:r>
      <w:r w:rsidR="00AD1D9A">
        <w:t>ует типу продукции»</w:t>
      </w:r>
      <w:r w:rsidR="00442BE4" w:rsidRPr="00141482">
        <w:t>;</w:t>
      </w:r>
      <w:r>
        <w:t xml:space="preserve"> </w:t>
      </w:r>
    </w:p>
    <w:p w14:paraId="75D4CA45" w14:textId="0AAC838A" w:rsidR="00AD1D9A" w:rsidRDefault="00AD1D9A" w:rsidP="00121D7B">
      <w:pPr>
        <w:pStyle w:val="ae"/>
        <w:numPr>
          <w:ilvl w:val="0"/>
          <w:numId w:val="64"/>
        </w:numPr>
      </w:pPr>
      <w:r>
        <w:t>№ 13 «Отсутствие сырья»</w:t>
      </w:r>
      <w:r w:rsidR="00442BE4">
        <w:rPr>
          <w:lang w:val="en-US"/>
        </w:rPr>
        <w:t>;</w:t>
      </w:r>
    </w:p>
    <w:p w14:paraId="38B25302" w14:textId="6455FB8B" w:rsidR="00AD1D9A" w:rsidRDefault="00465968" w:rsidP="00121D7B">
      <w:pPr>
        <w:pStyle w:val="ae"/>
        <w:numPr>
          <w:ilvl w:val="0"/>
          <w:numId w:val="64"/>
        </w:numPr>
      </w:pPr>
      <w:r>
        <w:t>№ 27 «Изменение сроков годности продукции через производство»</w:t>
      </w:r>
      <w:r w:rsidR="00442BE4" w:rsidRPr="00141482">
        <w:t>;</w:t>
      </w:r>
      <w:r>
        <w:t xml:space="preserve"> </w:t>
      </w:r>
    </w:p>
    <w:p w14:paraId="273AFF6F" w14:textId="519FE7E6" w:rsidR="00AD1D9A" w:rsidRDefault="00465968" w:rsidP="00121D7B">
      <w:pPr>
        <w:pStyle w:val="ae"/>
        <w:numPr>
          <w:ilvl w:val="0"/>
          <w:numId w:val="64"/>
        </w:numPr>
      </w:pPr>
      <w:r>
        <w:t>№ 30 «По итогам инвентаризации предприятие аномально увеличило объем продукции. Во</w:t>
      </w:r>
      <w:r w:rsidR="00AD1D9A">
        <w:t>зможен Вброс продукции без ВСЭ»</w:t>
      </w:r>
      <w:r w:rsidR="00442BE4">
        <w:rPr>
          <w:lang w:val="en-US"/>
        </w:rPr>
        <w:t>.</w:t>
      </w:r>
    </w:p>
    <w:p w14:paraId="01E14DD7" w14:textId="77777777" w:rsidR="00AD1D9A" w:rsidRDefault="00465968" w:rsidP="00465968">
      <w:pPr>
        <w:pStyle w:val="ae"/>
      </w:pPr>
      <w:r>
        <w:t xml:space="preserve">В качестве дополнительных ИИ-моделей в приоритетном порядке должны быть рассмотрены следующие ИИ-модели: </w:t>
      </w:r>
    </w:p>
    <w:p w14:paraId="374B9AA9" w14:textId="4B3A5E3F" w:rsidR="00AD1D9A" w:rsidRDefault="00465968" w:rsidP="00121D7B">
      <w:pPr>
        <w:pStyle w:val="ae"/>
        <w:numPr>
          <w:ilvl w:val="0"/>
          <w:numId w:val="65"/>
        </w:numPr>
      </w:pPr>
      <w:r>
        <w:t>№ 14 «Создание записей жу</w:t>
      </w:r>
      <w:r w:rsidR="00AD1D9A">
        <w:t>рнала на основе бумажного ВСД»</w:t>
      </w:r>
    </w:p>
    <w:p w14:paraId="74A3111E" w14:textId="77777777" w:rsidR="00AD1D9A" w:rsidRDefault="00465968" w:rsidP="00121D7B">
      <w:pPr>
        <w:pStyle w:val="ae"/>
        <w:numPr>
          <w:ilvl w:val="0"/>
          <w:numId w:val="65"/>
        </w:numPr>
      </w:pPr>
      <w:r>
        <w:t xml:space="preserve">№ 25 «Биологический вид животного в продукции отсутствует или во время производственной транзакции изменен биологический или зоологический вид </w:t>
      </w:r>
      <w:r w:rsidR="00AD1D9A">
        <w:t>продукции»</w:t>
      </w:r>
    </w:p>
    <w:p w14:paraId="1043F917" w14:textId="77777777" w:rsidR="00AD1D9A" w:rsidRDefault="00AD1D9A" w:rsidP="00121D7B">
      <w:pPr>
        <w:pStyle w:val="ae"/>
        <w:numPr>
          <w:ilvl w:val="0"/>
          <w:numId w:val="65"/>
        </w:numPr>
      </w:pPr>
      <w:r>
        <w:t>№ 31 «Жировой баланс молока»</w:t>
      </w:r>
    </w:p>
    <w:p w14:paraId="260FFB56" w14:textId="77777777" w:rsidR="00AD1D9A" w:rsidRDefault="00AD1D9A" w:rsidP="00121D7B">
      <w:pPr>
        <w:pStyle w:val="ae"/>
        <w:numPr>
          <w:ilvl w:val="0"/>
          <w:numId w:val="65"/>
        </w:numPr>
      </w:pPr>
      <w:r>
        <w:t>№35 «Рост числа биоотходов»</w:t>
      </w:r>
    </w:p>
    <w:p w14:paraId="38F3D792" w14:textId="77777777" w:rsidR="00AD1D9A" w:rsidRDefault="00465968" w:rsidP="00121D7B">
      <w:pPr>
        <w:pStyle w:val="ae"/>
        <w:numPr>
          <w:ilvl w:val="0"/>
          <w:numId w:val="65"/>
        </w:numPr>
      </w:pPr>
      <w:r>
        <w:t xml:space="preserve">№ 36 «Отклонения в производстве». </w:t>
      </w:r>
    </w:p>
    <w:p w14:paraId="1B47FDAF" w14:textId="00D2EAF9" w:rsidR="00175431" w:rsidRDefault="00175431" w:rsidP="00175431">
      <w:pPr>
        <w:pStyle w:val="ae"/>
      </w:pPr>
      <w:r>
        <w:t>Признаком приоритетных моделей является возможность инспекторского состава указать для них категорию «Нарушения, которые не относятся к срабатыванию цифровых индикаторов, но которые должны быть учтены при формировании материалов КНМ» или «Нарушения, относящиеся к срабатыванию цифровых индикаторов». Должно быть модернизировано 10 ИИ-моделей, их перечень должен быть согласован с Заказчиком на этапе технического проектирования.</w:t>
      </w:r>
    </w:p>
    <w:p w14:paraId="569E7D1B" w14:textId="77777777" w:rsidR="00261566" w:rsidRDefault="00B80659" w:rsidP="00465968">
      <w:pPr>
        <w:pStyle w:val="ae"/>
      </w:pPr>
      <w:r>
        <w:t xml:space="preserve">При модернизации ИИ-моделей должна быть использована </w:t>
      </w:r>
      <w:r w:rsidR="00465968">
        <w:t>отраслев</w:t>
      </w:r>
      <w:r>
        <w:t>ая</w:t>
      </w:r>
      <w:r w:rsidR="00465968">
        <w:t xml:space="preserve"> разметк</w:t>
      </w:r>
      <w:r>
        <w:t>а</w:t>
      </w:r>
      <w:r w:rsidR="00465968">
        <w:t xml:space="preserve">, </w:t>
      </w:r>
      <w:r>
        <w:t xml:space="preserve">накопленная в </w:t>
      </w:r>
      <w:r w:rsidR="00112CB4">
        <w:t>Системе</w:t>
      </w:r>
      <w:r>
        <w:t xml:space="preserve"> (компоненты направления «Искусственный интеллект», содержащие сведения об обработке подозрительных операций) и предоставленная Заказчиком (внешние таблицы, письма с обратной связью от инспекторского состава и т.д.)</w:t>
      </w:r>
      <w:r w:rsidR="00465968">
        <w:t xml:space="preserve">. </w:t>
      </w:r>
      <w:r w:rsidR="00112CB4">
        <w:t>В случае, если для повышения качества работы ИИ-модели необходима загрузка дополнительных сведений в хранилище данных Системы</w:t>
      </w:r>
      <w:r w:rsidR="00261566">
        <w:t>:</w:t>
      </w:r>
    </w:p>
    <w:p w14:paraId="6F0A9609" w14:textId="77777777" w:rsidR="00261566" w:rsidRPr="00141482" w:rsidRDefault="00261566" w:rsidP="00121D7B">
      <w:pPr>
        <w:pStyle w:val="ae"/>
        <w:numPr>
          <w:ilvl w:val="0"/>
          <w:numId w:val="66"/>
        </w:numPr>
      </w:pPr>
      <w:r>
        <w:lastRenderedPageBreak/>
        <w:t>Исполнитель предоставляет обоснование необходимости дополнительных данных, включая перечень и ожидаемый эффект</w:t>
      </w:r>
      <w:r w:rsidRPr="00141482">
        <w:t>;</w:t>
      </w:r>
    </w:p>
    <w:p w14:paraId="33595C80" w14:textId="48F7397C" w:rsidR="00465968" w:rsidRPr="00141482" w:rsidRDefault="00261566" w:rsidP="00121D7B">
      <w:pPr>
        <w:pStyle w:val="ae"/>
        <w:numPr>
          <w:ilvl w:val="0"/>
          <w:numId w:val="66"/>
        </w:numPr>
      </w:pPr>
      <w:r>
        <w:t xml:space="preserve">Заказчик обеспечивает </w:t>
      </w:r>
      <w:r w:rsidR="00112CB4">
        <w:t xml:space="preserve">первичную загрузку </w:t>
      </w:r>
      <w:r>
        <w:t xml:space="preserve">дополнительных данных </w:t>
      </w:r>
      <w:r w:rsidR="00112CB4">
        <w:t xml:space="preserve">в случае технической </w:t>
      </w:r>
      <w:r w:rsidR="00D53205">
        <w:t>возможности</w:t>
      </w:r>
      <w:r w:rsidRPr="00141482">
        <w:t>;</w:t>
      </w:r>
    </w:p>
    <w:p w14:paraId="701FBC96" w14:textId="51E63E7C" w:rsidR="00261566" w:rsidRPr="00141482" w:rsidRDefault="00261566" w:rsidP="00121D7B">
      <w:pPr>
        <w:pStyle w:val="ae"/>
        <w:numPr>
          <w:ilvl w:val="0"/>
          <w:numId w:val="66"/>
        </w:numPr>
      </w:pPr>
      <w:r>
        <w:t xml:space="preserve">Все преобразования дополнительных данных, включая </w:t>
      </w:r>
      <w:r>
        <w:rPr>
          <w:lang w:val="en-US"/>
        </w:rPr>
        <w:t>ETL</w:t>
      </w:r>
      <w:r>
        <w:t>-сценарии и связи с существующими данными, осуществляет Исполнитель по согласованию с Заказчиком.</w:t>
      </w:r>
    </w:p>
    <w:p w14:paraId="063E7AA3" w14:textId="259E7FE5" w:rsidR="00465968" w:rsidRDefault="00112CB4" w:rsidP="00112CB4">
      <w:pPr>
        <w:pStyle w:val="ae"/>
        <w:ind w:firstLine="0"/>
      </w:pPr>
      <w:r>
        <w:tab/>
        <w:t xml:space="preserve">Для каждой модернизированной ИИ-модели </w:t>
      </w:r>
      <w:r w:rsidR="00465968">
        <w:t xml:space="preserve">атрибутивный состав выходных данных </w:t>
      </w:r>
      <w:r w:rsidR="00175431">
        <w:t>должен обеспечивать возможность</w:t>
      </w:r>
      <w:r w:rsidR="00F35C9E">
        <w:t xml:space="preserve"> </w:t>
      </w:r>
      <w:r w:rsidR="00465968">
        <w:t xml:space="preserve">возможности </w:t>
      </w:r>
      <w:r w:rsidR="00F35C9E">
        <w:t xml:space="preserve">учета подозрительной операции как отслеживаемого факта и </w:t>
      </w:r>
      <w:r w:rsidR="00465968">
        <w:t>формирования детальной информации о сработавшем цифровом индикаторе</w:t>
      </w:r>
      <w:r w:rsidR="00175431">
        <w:t>, а также сбора по подозрительной операции доказательной базы</w:t>
      </w:r>
      <w:r w:rsidR="00465968">
        <w:t>.</w:t>
      </w:r>
      <w:r w:rsidR="00F35C9E">
        <w:t xml:space="preserve"> Атрибутивный состав зависит от вида выявляемой подозрительной </w:t>
      </w:r>
      <w:r w:rsidR="00824E23">
        <w:t>операции</w:t>
      </w:r>
      <w:r w:rsidR="00F35C9E">
        <w:t xml:space="preserve"> и определяется на этапе технического проектирования.</w:t>
      </w:r>
    </w:p>
    <w:p w14:paraId="1A435766" w14:textId="5243EE9C" w:rsidR="00545525" w:rsidRDefault="00465968" w:rsidP="00F35C9E">
      <w:pPr>
        <w:pStyle w:val="ae"/>
        <w:ind w:firstLine="708"/>
      </w:pPr>
      <w:r>
        <w:t xml:space="preserve">При </w:t>
      </w:r>
      <w:r w:rsidR="00175431">
        <w:t>работе</w:t>
      </w:r>
      <w:r>
        <w:t xml:space="preserve"> каждой доработанной ИИ-модели </w:t>
      </w:r>
      <w:r w:rsidR="00175431">
        <w:t xml:space="preserve">и выявлении подозрительных операций </w:t>
      </w:r>
      <w:r>
        <w:t xml:space="preserve">необходимо обеспечить сохранение служебной информации, включающей: идентификаторы всех транзакций, инвентаризаций, электронных сопроводительных документов и иных сущностей, формирующих подозрительную операцию. Служебная информация должна сохраняться в </w:t>
      </w:r>
      <w:r w:rsidR="00545525">
        <w:t>технических таблицах, например</w:t>
      </w:r>
      <w:r w:rsidR="006B123F">
        <w:t>,</w:t>
      </w:r>
      <w:r>
        <w:t xml:space="preserve"> «Идентификаторы» и «Расчеты» (для сохранения расче</w:t>
      </w:r>
      <w:r w:rsidR="00545525">
        <w:t>тов и определения аномальности).</w:t>
      </w:r>
    </w:p>
    <w:p w14:paraId="631018CF" w14:textId="7C9AEA68" w:rsidR="00465968" w:rsidRDefault="00545525" w:rsidP="00F35C9E">
      <w:pPr>
        <w:pStyle w:val="ae"/>
        <w:ind w:firstLine="708"/>
      </w:pPr>
      <w:r>
        <w:t xml:space="preserve">Перечень технических таблиц, а также формат сохранения сведений о проведенных </w:t>
      </w:r>
      <w:r w:rsidR="00824E23">
        <w:t>расчётах</w:t>
      </w:r>
      <w:r>
        <w:t xml:space="preserve"> и атрибутивный состав для каждой операции определяются на этапе технического проектирования</w:t>
      </w:r>
      <w:r w:rsidR="00465968">
        <w:t>.</w:t>
      </w:r>
    </w:p>
    <w:p w14:paraId="632BFBBC" w14:textId="0BD67E28" w:rsidR="00B626AA" w:rsidRPr="00B626AA" w:rsidRDefault="00B626AA" w:rsidP="00F35C9E">
      <w:pPr>
        <w:pStyle w:val="ae"/>
        <w:ind w:firstLine="708"/>
      </w:pPr>
      <w:r>
        <w:t xml:space="preserve">При наличии технической возможности должно также сохраняться тестовое описание расчетов, </w:t>
      </w:r>
      <w:r w:rsidR="006C156B">
        <w:t>согласно которым операция является подозрительной, с детальным описанием учтенных метрик, используемых сущностей и их значений (например, позиции сырья и продукции с указанием наименования и количества при расчете балансов).</w:t>
      </w:r>
    </w:p>
    <w:p w14:paraId="19A4D417" w14:textId="77777777" w:rsidR="00545525" w:rsidRDefault="00545525" w:rsidP="00F35C9E">
      <w:pPr>
        <w:pStyle w:val="ae"/>
        <w:ind w:firstLine="708"/>
      </w:pPr>
    </w:p>
    <w:p w14:paraId="3CCEDCBF" w14:textId="7F249A4F" w:rsidR="00465968" w:rsidRPr="00465968" w:rsidRDefault="00465968" w:rsidP="00465968">
      <w:pPr>
        <w:pStyle w:val="ae"/>
        <w:numPr>
          <w:ilvl w:val="2"/>
          <w:numId w:val="50"/>
        </w:numPr>
        <w:rPr>
          <w:b/>
        </w:rPr>
      </w:pPr>
      <w:r w:rsidRPr="00465968">
        <w:rPr>
          <w:b/>
        </w:rPr>
        <w:t xml:space="preserve">Модернизация цифровых индикаторов </w:t>
      </w:r>
    </w:p>
    <w:p w14:paraId="4CFE397E" w14:textId="1DC05901" w:rsidR="00DF4A4E" w:rsidRDefault="00DF4A4E" w:rsidP="001E22C0">
      <w:pPr>
        <w:pStyle w:val="ae"/>
      </w:pPr>
      <w:r>
        <w:t xml:space="preserve">Расчет срабатывания цифровых индикаторов должен производиться на основе </w:t>
      </w:r>
      <w:r w:rsidR="00824E23">
        <w:t>отслеживаемых</w:t>
      </w:r>
      <w:r>
        <w:t xml:space="preserve"> фактов с периодичностью, указанной в 732 приказе и/или иной </w:t>
      </w:r>
      <w:r w:rsidR="00824E23">
        <w:t>релевантной</w:t>
      </w:r>
      <w:r>
        <w:t xml:space="preserve"> периодичностью, релевантной для выявления срабатываний индикаторов и </w:t>
      </w:r>
      <w:r>
        <w:lastRenderedPageBreak/>
        <w:t>согласованной с Заказчиком.</w:t>
      </w:r>
      <w:r w:rsidR="004F4AA0">
        <w:t xml:space="preserve"> При расчете срабатываний цифровых индикаторов должны учитываться все виды накопленных фактов, а именно:</w:t>
      </w:r>
    </w:p>
    <w:p w14:paraId="44201F90" w14:textId="3E7011CF" w:rsidR="004F4AA0" w:rsidRPr="004F4AA0" w:rsidRDefault="004F4AA0" w:rsidP="004F4AA0">
      <w:pPr>
        <w:pStyle w:val="ae"/>
        <w:numPr>
          <w:ilvl w:val="0"/>
          <w:numId w:val="71"/>
        </w:numPr>
      </w:pPr>
      <w:r>
        <w:t>Сформированные в результате подтверждения инспекторским составом нарушения в подозрительной операции, выявленной сценарными ИИ-моделями. Обязательно должны учитываться нарушения, помеченные как «Нарушения, относящиеся к срабатыванию цифровых индикаторов»</w:t>
      </w:r>
      <w:r w:rsidRPr="00141482">
        <w:t>;</w:t>
      </w:r>
    </w:p>
    <w:p w14:paraId="6C67FE06" w14:textId="34A6EA9B" w:rsidR="004F4AA0" w:rsidRPr="004F4AA0" w:rsidRDefault="004F4AA0" w:rsidP="004F4AA0">
      <w:pPr>
        <w:pStyle w:val="ae"/>
        <w:numPr>
          <w:ilvl w:val="0"/>
          <w:numId w:val="71"/>
        </w:numPr>
      </w:pPr>
      <w:r>
        <w:t>Внесенные инспекторским составом вручную</w:t>
      </w:r>
      <w:r>
        <w:rPr>
          <w:lang w:val="en-US"/>
        </w:rPr>
        <w:t>;</w:t>
      </w:r>
    </w:p>
    <w:p w14:paraId="0282FF13" w14:textId="1CE2731B" w:rsidR="004F4AA0" w:rsidRDefault="00824E23" w:rsidP="004F4AA0">
      <w:pPr>
        <w:pStyle w:val="ae"/>
        <w:numPr>
          <w:ilvl w:val="0"/>
          <w:numId w:val="71"/>
        </w:numPr>
      </w:pPr>
      <w:r>
        <w:t>Рассчитанные</w:t>
      </w:r>
      <w:r w:rsidR="004F4AA0">
        <w:t xml:space="preserve"> алгоритмами и/или правилами и/или методами машинного обучения в составе самого цифрового индикатора.</w:t>
      </w:r>
    </w:p>
    <w:p w14:paraId="53424E80" w14:textId="239BD2E1" w:rsidR="00733B8A" w:rsidRDefault="003E5291" w:rsidP="001E22C0">
      <w:pPr>
        <w:pStyle w:val="ae"/>
      </w:pPr>
      <w:r>
        <w:t xml:space="preserve">Расчет отслеживаемых фактов </w:t>
      </w:r>
      <w:r w:rsidR="004F4AA0">
        <w:t xml:space="preserve">самим цифровым индикатором </w:t>
      </w:r>
      <w:r>
        <w:t xml:space="preserve">должен </w:t>
      </w:r>
      <w:r w:rsidR="00824E23">
        <w:t>осуществляться</w:t>
      </w:r>
      <w:r>
        <w:t xml:space="preserve"> </w:t>
      </w:r>
      <w:r w:rsidR="004F4AA0">
        <w:t xml:space="preserve">с учетом 732 приказа и </w:t>
      </w:r>
      <w:r>
        <w:t>уже существующи</w:t>
      </w:r>
      <w:r w:rsidR="004F4AA0">
        <w:t>ми</w:t>
      </w:r>
      <w:r>
        <w:t xml:space="preserve"> подход</w:t>
      </w:r>
      <w:r w:rsidR="004F4AA0">
        <w:t>ами</w:t>
      </w:r>
      <w:r>
        <w:t>, использованны</w:t>
      </w:r>
      <w:r w:rsidR="004F4AA0">
        <w:t>ми</w:t>
      </w:r>
      <w:r>
        <w:t xml:space="preserve"> в блоке «Цифр</w:t>
      </w:r>
      <w:r w:rsidR="004F4AA0">
        <w:t xml:space="preserve">овые индикаторы» Системы ранее. Способы выявления отслеживаемых фактов самими цифровыми </w:t>
      </w:r>
      <w:r w:rsidR="00824E23">
        <w:t>индикаторами</w:t>
      </w:r>
      <w:r w:rsidR="004F4AA0">
        <w:t>, атрибутивный состав и подходящие для этого методы определяются на этапе технического проектирования.</w:t>
      </w:r>
      <w:r w:rsidR="00FD3098">
        <w:t xml:space="preserve"> </w:t>
      </w:r>
      <w:r w:rsidR="00733B8A">
        <w:t xml:space="preserve">Должна быть реализована </w:t>
      </w:r>
      <w:r w:rsidR="004F4AA0">
        <w:t xml:space="preserve">настройка учета видов отслеживаемых фактов для </w:t>
      </w:r>
      <w:r w:rsidR="00824E23">
        <w:t>каждого</w:t>
      </w:r>
      <w:r w:rsidR="004F4AA0">
        <w:t xml:space="preserve"> цифрового индикатора, по умолчанию должны учитываться все виды</w:t>
      </w:r>
      <w:r>
        <w:t>.</w:t>
      </w:r>
      <w:r w:rsidR="00FD3098">
        <w:t xml:space="preserve">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рисков, по результатам анализа Исполнитель согласует с Заказчиком наиболее оптимальный подход (учитывать разово, учитывать для каждого нового экземпляра сработавшего индикатора или учитывать согласно настройкам </w:t>
      </w:r>
      <w:r w:rsidR="00824E23">
        <w:t>индикатора</w:t>
      </w:r>
      <w:r w:rsidR="00FD3098">
        <w:t>).</w:t>
      </w:r>
    </w:p>
    <w:p w14:paraId="57343C66" w14:textId="2BF5DA61" w:rsidR="003E5291" w:rsidRDefault="003E5291" w:rsidP="003E5291">
      <w:pPr>
        <w:pStyle w:val="ae"/>
      </w:pPr>
      <w:r>
        <w:t>При разработке модернизированных алгоритмов и структур данных должна использоваться разметка, предоставляемая Заказчиком в виде документов с обратной связью от инспекторского состава (включает конкретные факты правильного/неправиль</w:t>
      </w:r>
      <w:r w:rsidR="00824E23">
        <w:t>но</w:t>
      </w:r>
      <w:r>
        <w:t>го функционирования текущей реализации цифровых индикаторов, предложения по совершенствованию и иную релевантную информацию).</w:t>
      </w:r>
    </w:p>
    <w:p w14:paraId="71D609EA" w14:textId="704760B9" w:rsidR="003E5291" w:rsidRDefault="003E5291" w:rsidP="003E5291">
      <w:pPr>
        <w:pStyle w:val="ae"/>
      </w:pPr>
      <w:r>
        <w:t>Качество модернизированных индикаторов не должно быть меньше чем у исходной версии (компонентов блока «Цифровые индикаторы») Системы, за метрику качества берется</w:t>
      </w:r>
      <w:r w:rsidR="00EB2D05">
        <w:t xml:space="preserve"> количество подтвержденных срабатываний по отношению к общему числу проверенных записей на выборке размером не менее 1000.</w:t>
      </w:r>
    </w:p>
    <w:p w14:paraId="33058CFE" w14:textId="1EACB026" w:rsidR="00FD3098" w:rsidRDefault="004F4AA0" w:rsidP="00FD3098">
      <w:pPr>
        <w:pStyle w:val="ae"/>
      </w:pPr>
      <w:r>
        <w:t xml:space="preserve">Для каждого учтенного отслеживаемого факта в карточке </w:t>
      </w:r>
      <w:r w:rsidR="00FD3098">
        <w:t xml:space="preserve">сработавшего </w:t>
      </w:r>
      <w:r>
        <w:t>цифрового индикатора должна быть возможность отметки как неподтвержденного</w:t>
      </w:r>
      <w:r w:rsidR="00FD3098">
        <w:t xml:space="preserve"> (с сохранен</w:t>
      </w:r>
      <w:r w:rsidR="00282865">
        <w:t>ием совершившего данное действие</w:t>
      </w:r>
      <w:r w:rsidR="00FD3098">
        <w:t xml:space="preserve"> пользователя и его аргументации)</w:t>
      </w:r>
      <w:r>
        <w:t xml:space="preserve">, по </w:t>
      </w:r>
      <w:r>
        <w:lastRenderedPageBreak/>
        <w:t xml:space="preserve">умолчанию все отслеживаемые факты считаются подтвержденными. При наличии неподтвержденных отслеживаемых фактов </w:t>
      </w:r>
      <w:r w:rsidR="00FD3098">
        <w:t>должен быть осуществлен пересчет корректности срабатывания. В случае, если после пересчета цифровой индикатор не срабатывает, карточка сработавшего цифрового индикатора помечается как автоматически удаленная и становится недоступна для пользователей.</w:t>
      </w:r>
    </w:p>
    <w:p w14:paraId="6A093397" w14:textId="21D7A8A0" w:rsidR="003814A5" w:rsidRDefault="003814A5" w:rsidP="00FD3098">
      <w:pPr>
        <w:pStyle w:val="ae"/>
      </w:pPr>
      <w:r>
        <w:t xml:space="preserve">У сработавших цифровых индикаторов, по которым была информация о сработавшем цифровом индикаторе, должна быть </w:t>
      </w:r>
      <w:r w:rsidR="00824E23">
        <w:t>заблокирована</w:t>
      </w:r>
      <w:r>
        <w:t xml:space="preserve"> и возможность изменения статуса учтенного отслеживаемого факта, и пересчета (как автоматического, так и по </w:t>
      </w:r>
      <w:r w:rsidR="00824E23">
        <w:t>инициативе</w:t>
      </w:r>
      <w:r>
        <w:t xml:space="preserve"> пользователей).</w:t>
      </w:r>
    </w:p>
    <w:p w14:paraId="751FD326" w14:textId="77777777" w:rsidR="002A1B1A" w:rsidRDefault="002A1B1A" w:rsidP="002A1B1A">
      <w:pPr>
        <w:pStyle w:val="ae"/>
      </w:pPr>
      <w:r>
        <w:t>Для каждого сработавшего цифрового индикатора должны быть сохранены следующие сведения:</w:t>
      </w:r>
    </w:p>
    <w:p w14:paraId="1ECB0A80" w14:textId="77777777" w:rsidR="002A1B1A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 xml:space="preserve">идентификационные данные о подтвержденном инциденте; </w:t>
      </w:r>
    </w:p>
    <w:p w14:paraId="3F666C8A" w14:textId="77777777" w:rsidR="002A1B1A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 xml:space="preserve">сведения об объекте/субъекте контроля; </w:t>
      </w:r>
    </w:p>
    <w:p w14:paraId="67A28F5F" w14:textId="12DBE478" w:rsidR="002A1B1A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вид индикатора</w:t>
      </w:r>
      <w:r w:rsidR="002A1B1A">
        <w:rPr>
          <w:color w:val="000000"/>
        </w:rPr>
        <w:t xml:space="preserve"> (с учетом 732 приказа и требований к интеграционному взаим</w:t>
      </w:r>
      <w:r w:rsidR="00FD3098">
        <w:rPr>
          <w:color w:val="000000"/>
        </w:rPr>
        <w:t>о</w:t>
      </w:r>
      <w:r w:rsidR="002A1B1A">
        <w:rPr>
          <w:color w:val="000000"/>
        </w:rPr>
        <w:t>действию)</w:t>
      </w:r>
      <w:r>
        <w:rPr>
          <w:color w:val="000000"/>
        </w:rPr>
        <w:t xml:space="preserve">; </w:t>
      </w:r>
    </w:p>
    <w:p w14:paraId="0F16B497" w14:textId="77777777" w:rsidR="002A1B1A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 xml:space="preserve">дата и время проведения расчета; </w:t>
      </w:r>
    </w:p>
    <w:p w14:paraId="15C41583" w14:textId="07D0E18E" w:rsidR="002A1B1A" w:rsidRPr="00141482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сведения</w:t>
      </w:r>
      <w:r w:rsidR="002A1B1A">
        <w:rPr>
          <w:color w:val="000000"/>
        </w:rPr>
        <w:t xml:space="preserve">, образующие доказательную базу (идентификаторы операций для направления в подсистему </w:t>
      </w:r>
      <w:r w:rsidR="002A1B1A" w:rsidRPr="002A1B1A">
        <w:rPr>
          <w:color w:val="000000"/>
        </w:rPr>
        <w:t>автоматического сбора доказательной базы по сработавшим цифровым индикаторам рисков</w:t>
      </w:r>
      <w:r w:rsidR="002A1B1A">
        <w:rPr>
          <w:color w:val="000000"/>
        </w:rPr>
        <w:t>)</w:t>
      </w:r>
      <w:r w:rsidR="002A1B1A" w:rsidRPr="00141482">
        <w:rPr>
          <w:color w:val="000000"/>
        </w:rPr>
        <w:t>;</w:t>
      </w:r>
    </w:p>
    <w:p w14:paraId="3B61F0C7" w14:textId="668BCA6B" w:rsidR="005164E4" w:rsidRPr="00141482" w:rsidRDefault="005164E4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потенциально нарушенные требования действующего законодательства</w:t>
      </w:r>
      <w:r w:rsidRPr="00141482">
        <w:rPr>
          <w:color w:val="000000"/>
        </w:rPr>
        <w:t>;</w:t>
      </w:r>
    </w:p>
    <w:p w14:paraId="179F78FA" w14:textId="4E26E5F7" w:rsidR="00DA050F" w:rsidRPr="002A1B1A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 xml:space="preserve">другие сведения, необходимые для взаимодействия </w:t>
      </w:r>
      <w:r w:rsidR="002A1B1A">
        <w:rPr>
          <w:color w:val="000000"/>
        </w:rPr>
        <w:t xml:space="preserve">с </w:t>
      </w:r>
      <w:r w:rsidR="002A1B1A" w:rsidRPr="002A1B1A">
        <w:rPr>
          <w:color w:val="000000"/>
        </w:rPr>
        <w:t>подсистем</w:t>
      </w:r>
      <w:r w:rsidR="002A1B1A">
        <w:rPr>
          <w:color w:val="000000"/>
        </w:rPr>
        <w:t xml:space="preserve">ой </w:t>
      </w:r>
      <w:r w:rsidR="002A1B1A" w:rsidRPr="002A1B1A">
        <w:rPr>
          <w:color w:val="000000"/>
        </w:rPr>
        <w:t>автоматического сбора доказательной базы по сработавшим цифровым индикаторам рисков</w:t>
      </w:r>
      <w:r w:rsidR="002A1B1A">
        <w:rPr>
          <w:color w:val="000000"/>
        </w:rPr>
        <w:t>,</w:t>
      </w:r>
      <w:r w:rsidR="00824E23">
        <w:rPr>
          <w:color w:val="000000"/>
        </w:rPr>
        <w:t xml:space="preserve"> </w:t>
      </w:r>
      <w:r w:rsidR="002A1B1A">
        <w:rPr>
          <w:color w:val="000000"/>
        </w:rPr>
        <w:t>а также для осуществления интеграционного взаимодействия, описанного в разделе «7</w:t>
      </w:r>
      <w:r w:rsidR="001F3C07">
        <w:rPr>
          <w:color w:val="000000"/>
        </w:rPr>
        <w:t xml:space="preserve">. Требования к </w:t>
      </w:r>
      <w:r w:rsidR="002A1B1A" w:rsidRPr="002A1B1A">
        <w:rPr>
          <w:color w:val="000000"/>
        </w:rPr>
        <w:t>интеграционному взаимодействию</w:t>
      </w:r>
      <w:r w:rsidR="002A1B1A">
        <w:rPr>
          <w:color w:val="000000"/>
        </w:rPr>
        <w:t>».</w:t>
      </w:r>
    </w:p>
    <w:p w14:paraId="3954330D" w14:textId="39CD6582" w:rsidR="005164E4" w:rsidRDefault="005164E4" w:rsidP="005164E4">
      <w:pPr>
        <w:pStyle w:val="afff3"/>
        <w:spacing w:before="0" w:beforeAutospacing="0" w:after="0" w:afterAutospacing="0"/>
        <w:ind w:firstLine="708"/>
        <w:jc w:val="both"/>
        <w:textAlignment w:val="baseline"/>
        <w:rPr>
          <w:color w:val="000000"/>
        </w:rPr>
      </w:pPr>
      <w:r>
        <w:rPr>
          <w:color w:val="000000"/>
        </w:rPr>
        <w:t>На этапе обследования отраслевых технологических процессов должны быть описаны:</w:t>
      </w:r>
    </w:p>
    <w:p w14:paraId="09C81FDD" w14:textId="4CD90898" w:rsidR="00DA050F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Правила поиска исходных</w:t>
      </w:r>
      <w:r w:rsidR="00D73F6A">
        <w:rPr>
          <w:color w:val="000000"/>
        </w:rPr>
        <w:t xml:space="preserve"> (входных)</w:t>
      </w:r>
      <w:r>
        <w:rPr>
          <w:color w:val="000000"/>
        </w:rPr>
        <w:t xml:space="preserve"> данных</w:t>
      </w:r>
      <w:r w:rsidR="005164E4">
        <w:rPr>
          <w:color w:val="000000"/>
        </w:rPr>
        <w:t xml:space="preserve"> для каждого цифрового индикатора, включая правила</w:t>
      </w:r>
      <w:r>
        <w:rPr>
          <w:color w:val="000000"/>
        </w:rPr>
        <w:t xml:space="preserve"> их выбора из компонентов ФГИС «</w:t>
      </w:r>
      <w:proofErr w:type="spellStart"/>
      <w:r>
        <w:rPr>
          <w:color w:val="000000"/>
        </w:rPr>
        <w:t>ВетИС</w:t>
      </w:r>
      <w:proofErr w:type="spellEnd"/>
      <w:r>
        <w:rPr>
          <w:color w:val="000000"/>
        </w:rPr>
        <w:t>»</w:t>
      </w:r>
      <w:r w:rsidR="005164E4">
        <w:rPr>
          <w:color w:val="000000"/>
        </w:rPr>
        <w:t>, хранилища системы</w:t>
      </w:r>
      <w:r>
        <w:rPr>
          <w:color w:val="000000"/>
        </w:rPr>
        <w:t xml:space="preserve"> и иных источников в составе инфраструктуры </w:t>
      </w:r>
      <w:r w:rsidR="005164E4">
        <w:rPr>
          <w:color w:val="000000"/>
        </w:rPr>
        <w:t>Россельхознадзора</w:t>
      </w:r>
      <w:r w:rsidR="005164E4" w:rsidRPr="00BB487F">
        <w:rPr>
          <w:color w:val="000000"/>
        </w:rPr>
        <w:t>;</w:t>
      </w:r>
    </w:p>
    <w:p w14:paraId="0E45826C" w14:textId="77777777" w:rsidR="005164E4" w:rsidRPr="005164E4" w:rsidRDefault="00DA050F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Порядок подтверждения/отклонения инспектором автоматически рассчитанных цифровых индикаторов рисков</w:t>
      </w:r>
      <w:r w:rsidR="005164E4" w:rsidRPr="00BB487F">
        <w:rPr>
          <w:color w:val="000000"/>
        </w:rPr>
        <w:t>;</w:t>
      </w:r>
    </w:p>
    <w:p w14:paraId="5D7B1210" w14:textId="16A3B545" w:rsidR="00DA050F" w:rsidRPr="005164E4" w:rsidRDefault="005164E4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lastRenderedPageBreak/>
        <w:t xml:space="preserve">Порядок подтверждения/отклонения инспектором </w:t>
      </w:r>
      <w:r w:rsidR="00DA050F">
        <w:rPr>
          <w:color w:val="000000"/>
        </w:rPr>
        <w:t xml:space="preserve">отслеживаемых </w:t>
      </w:r>
      <w:r>
        <w:rPr>
          <w:color w:val="000000"/>
        </w:rPr>
        <w:t xml:space="preserve">фактов отклонений, включая указание </w:t>
      </w:r>
      <w:r w:rsidR="001C6E3F">
        <w:rPr>
          <w:color w:val="000000"/>
        </w:rPr>
        <w:t xml:space="preserve">на </w:t>
      </w:r>
      <w:r>
        <w:rPr>
          <w:color w:val="000000"/>
        </w:rPr>
        <w:t>потенциально нарушенные требования действующего законодательства</w:t>
      </w:r>
      <w:r w:rsidRPr="00BB487F">
        <w:rPr>
          <w:color w:val="000000"/>
        </w:rPr>
        <w:t>;</w:t>
      </w:r>
    </w:p>
    <w:p w14:paraId="67F011C4" w14:textId="662A4A82" w:rsidR="005164E4" w:rsidRDefault="005164E4" w:rsidP="00121D7B">
      <w:pPr>
        <w:pStyle w:val="ae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Состав выходных данных для каждого цифрового индикатора.</w:t>
      </w:r>
    </w:p>
    <w:p w14:paraId="49FFDF70" w14:textId="01D63EDE" w:rsidR="005164E4" w:rsidRDefault="005164E4" w:rsidP="005164E4">
      <w:pPr>
        <w:pStyle w:val="ae"/>
      </w:pPr>
      <w:r>
        <w:t>В случае, если для повышения качества работы цифровых индикаторов необходима загрузка дополнительных сведений в хранилище данных Системы:</w:t>
      </w:r>
    </w:p>
    <w:p w14:paraId="782B9BA2" w14:textId="77777777" w:rsidR="005164E4" w:rsidRPr="00141482" w:rsidRDefault="005164E4" w:rsidP="00121D7B">
      <w:pPr>
        <w:pStyle w:val="ae"/>
        <w:numPr>
          <w:ilvl w:val="0"/>
          <w:numId w:val="66"/>
        </w:numPr>
      </w:pPr>
      <w:r>
        <w:t>Исполнитель предоставляет обоснование необходимости дополнительных данных, включая перечень и ожидаемый эффект</w:t>
      </w:r>
      <w:r w:rsidRPr="00141482">
        <w:t>;</w:t>
      </w:r>
    </w:p>
    <w:p w14:paraId="3BFE8EC9" w14:textId="44E0AFF1" w:rsidR="005164E4" w:rsidRPr="00141482" w:rsidRDefault="005164E4" w:rsidP="00121D7B">
      <w:pPr>
        <w:pStyle w:val="ae"/>
        <w:numPr>
          <w:ilvl w:val="0"/>
          <w:numId w:val="66"/>
        </w:numPr>
      </w:pPr>
      <w:r>
        <w:t>Заказчик обеспечивает первичную загрузку дополнительных данных в случае технической возможности</w:t>
      </w:r>
      <w:r w:rsidRPr="00141482">
        <w:t>;</w:t>
      </w:r>
    </w:p>
    <w:p w14:paraId="2FB89574" w14:textId="77777777" w:rsidR="005164E4" w:rsidRPr="00141482" w:rsidRDefault="005164E4" w:rsidP="00121D7B">
      <w:pPr>
        <w:pStyle w:val="ae"/>
        <w:numPr>
          <w:ilvl w:val="0"/>
          <w:numId w:val="66"/>
        </w:numPr>
      </w:pPr>
      <w:r>
        <w:t xml:space="preserve">Все преобразования дополнительных данных, включая </w:t>
      </w:r>
      <w:r>
        <w:rPr>
          <w:lang w:val="en-US"/>
        </w:rPr>
        <w:t>ETL</w:t>
      </w:r>
      <w:r>
        <w:t>-сценарии и связи с существующими данными, осуществляет Исполнитель по согласованию с Заказчиком.</w:t>
      </w:r>
    </w:p>
    <w:p w14:paraId="574A5436" w14:textId="3436AE1B" w:rsidR="005164E4" w:rsidRDefault="005164E4" w:rsidP="004F4AA0">
      <w:pPr>
        <w:pStyle w:val="ae"/>
        <w:ind w:firstLine="0"/>
      </w:pPr>
      <w:r>
        <w:tab/>
        <w:t>Для каждого цифрового индикатора</w:t>
      </w:r>
      <w:r w:rsidR="004F4AA0">
        <w:t xml:space="preserve"> по результатам модернизации должна быть возможность </w:t>
      </w:r>
      <w:r>
        <w:t xml:space="preserve">вызова подсистемы </w:t>
      </w:r>
      <w:r w:rsidRPr="005164E4">
        <w:t>автоматического сбора доказательной базы по сработавшим цифровым индикаторам рисков</w:t>
      </w:r>
      <w:r>
        <w:t>, а также осуществления интеграционного взаимодействия в соответствии с требованиями раздела «</w:t>
      </w:r>
      <w:r>
        <w:rPr>
          <w:color w:val="000000"/>
        </w:rPr>
        <w:t>7</w:t>
      </w:r>
      <w:r w:rsidR="00EB60AC">
        <w:rPr>
          <w:color w:val="000000"/>
        </w:rPr>
        <w:t xml:space="preserve">. </w:t>
      </w:r>
      <w:r w:rsidR="00FD3098">
        <w:rPr>
          <w:color w:val="000000"/>
        </w:rPr>
        <w:t xml:space="preserve">Требования </w:t>
      </w:r>
      <w:r w:rsidRPr="002A1B1A">
        <w:rPr>
          <w:color w:val="000000"/>
        </w:rPr>
        <w:t>к интеграционному взаимодействию</w:t>
      </w:r>
      <w:r>
        <w:rPr>
          <w:color w:val="000000"/>
        </w:rPr>
        <w:t>»</w:t>
      </w:r>
      <w:r w:rsidR="004F4AA0">
        <w:t>.</w:t>
      </w:r>
    </w:p>
    <w:p w14:paraId="181DCAF5" w14:textId="77777777" w:rsidR="005164E4" w:rsidRDefault="005164E4" w:rsidP="00DA050F">
      <w:pPr>
        <w:pStyle w:val="affa"/>
        <w:rPr>
          <w:lang w:eastAsia="en-US"/>
        </w:rPr>
      </w:pPr>
    </w:p>
    <w:p w14:paraId="559516D4" w14:textId="2D3D86AF" w:rsidR="00465968" w:rsidRPr="00465968" w:rsidRDefault="00DF4A4E" w:rsidP="00465968">
      <w:pPr>
        <w:pStyle w:val="ae"/>
        <w:numPr>
          <w:ilvl w:val="2"/>
          <w:numId w:val="50"/>
        </w:numPr>
        <w:rPr>
          <w:b/>
        </w:rPr>
      </w:pPr>
      <w:r>
        <w:rPr>
          <w:b/>
        </w:rPr>
        <w:t>Создание технических справочников</w:t>
      </w:r>
    </w:p>
    <w:p w14:paraId="5A9D6463" w14:textId="452F91A9" w:rsidR="00F31434" w:rsidRDefault="00F31434" w:rsidP="00F31434">
      <w:pPr>
        <w:pStyle w:val="affa"/>
        <w:ind w:firstLine="708"/>
      </w:pPr>
      <w:r>
        <w:t>Должны быть созданы технические справочники и таблицы, необходимые для функционирования модернизированных ИИ-моделей, модернизированных цифровых индикаторов, работы с модернизированным</w:t>
      </w:r>
      <w:r w:rsidR="00824E23">
        <w:t xml:space="preserve">и согласно требованиям раздела </w:t>
      </w:r>
      <w:r>
        <w:t>«2</w:t>
      </w:r>
      <w:r w:rsidRPr="00F31434">
        <w:t>.</w:t>
      </w:r>
      <w:r>
        <w:t xml:space="preserve">3. </w:t>
      </w:r>
      <w:r w:rsidRPr="00F31434">
        <w:t>Требования к интерфейсу</w:t>
      </w:r>
      <w:r>
        <w:t>» интерфейсами, а также для осуществления интеграционного взаимодействия согласно требованиям раздела «</w:t>
      </w:r>
      <w:r>
        <w:rPr>
          <w:color w:val="000000"/>
        </w:rPr>
        <w:t>7</w:t>
      </w:r>
      <w:r w:rsidR="00BF33D8">
        <w:rPr>
          <w:color w:val="000000"/>
        </w:rPr>
        <w:t xml:space="preserve">. </w:t>
      </w:r>
      <w:r w:rsidRPr="002A1B1A">
        <w:rPr>
          <w:color w:val="000000"/>
        </w:rPr>
        <w:t>Требования к интеграционному взаимодействию</w:t>
      </w:r>
      <w:r>
        <w:rPr>
          <w:color w:val="000000"/>
        </w:rPr>
        <w:t>»</w:t>
      </w:r>
      <w:r>
        <w:t>.</w:t>
      </w:r>
    </w:p>
    <w:p w14:paraId="2DBA7B59" w14:textId="6666E5EF" w:rsidR="00465968" w:rsidRDefault="00465968" w:rsidP="00EB346F">
      <w:pPr>
        <w:pStyle w:val="affa"/>
      </w:pPr>
      <w:r w:rsidRPr="00465968">
        <w:t xml:space="preserve"> </w:t>
      </w:r>
      <w:r w:rsidR="00F31434">
        <w:tab/>
        <w:t xml:space="preserve">В качестве приоритетных должны быть рассмотрены следующие технические справочники и таблицы: </w:t>
      </w:r>
      <w:r w:rsidRPr="00465968">
        <w:t>«Нормативные документы», «Обязательные требования», «Виды документов-подтверждений» и производные для вышеуказанных справочников (например, для «Нормативные документы» - «</w:t>
      </w:r>
      <w:r w:rsidR="00F31434">
        <w:t>Пункт нормативного документа»).</w:t>
      </w:r>
    </w:p>
    <w:p w14:paraId="148FE57B" w14:textId="2961FBA5" w:rsidR="00F31434" w:rsidRDefault="00F31434" w:rsidP="00EB346F">
      <w:pPr>
        <w:pStyle w:val="affa"/>
      </w:pPr>
      <w:r>
        <w:tab/>
        <w:t xml:space="preserve">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</w:t>
      </w:r>
      <w:r>
        <w:lastRenderedPageBreak/>
        <w:t>согласуется с Заказчиком.</w:t>
      </w:r>
    </w:p>
    <w:p w14:paraId="2EFFA20A" w14:textId="006A16A6" w:rsidR="00F31434" w:rsidRDefault="00F31434" w:rsidP="00EB346F">
      <w:pPr>
        <w:pStyle w:val="affa"/>
      </w:pPr>
      <w:r>
        <w:tab/>
        <w:t xml:space="preserve">Правила взаимодействия со справочниками, включая их наполнение, </w:t>
      </w:r>
      <w:r w:rsidR="00BF33D8">
        <w:t>корректировку и использование, о</w:t>
      </w:r>
      <w:r>
        <w:t>пределяются на этапе технического проектирования.</w:t>
      </w:r>
    </w:p>
    <w:p w14:paraId="661ABE5A" w14:textId="77777777" w:rsidR="00465968" w:rsidRDefault="00465968" w:rsidP="00EB346F">
      <w:pPr>
        <w:pStyle w:val="affa"/>
      </w:pPr>
    </w:p>
    <w:p w14:paraId="7DACEC44" w14:textId="0AB6424C" w:rsidR="00D05AD5" w:rsidRDefault="00DA050F" w:rsidP="00465968">
      <w:pPr>
        <w:pStyle w:val="31"/>
        <w:numPr>
          <w:ilvl w:val="1"/>
          <w:numId w:val="50"/>
        </w:numPr>
        <w:spacing w:before="200" w:after="0" w:line="276" w:lineRule="auto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Требования к интерфейсу</w:t>
      </w:r>
    </w:p>
    <w:p w14:paraId="1E86FCB4" w14:textId="77777777" w:rsidR="00B626AA" w:rsidRDefault="00B626AA" w:rsidP="00B626AA">
      <w:pPr>
        <w:pStyle w:val="ae"/>
      </w:pPr>
    </w:p>
    <w:p w14:paraId="028E92A6" w14:textId="3E2EECFF" w:rsidR="00B626AA" w:rsidRPr="00465968" w:rsidRDefault="00B626AA" w:rsidP="00B626AA">
      <w:pPr>
        <w:pStyle w:val="ae"/>
        <w:numPr>
          <w:ilvl w:val="2"/>
          <w:numId w:val="50"/>
        </w:numPr>
        <w:rPr>
          <w:b/>
        </w:rPr>
      </w:pPr>
      <w:r>
        <w:rPr>
          <w:b/>
        </w:rPr>
        <w:t>Интерфейсы работы со сценарными ИИ-моделями</w:t>
      </w:r>
    </w:p>
    <w:p w14:paraId="3B9948E7" w14:textId="71042E57" w:rsidR="00B626AA" w:rsidRDefault="006C156B" w:rsidP="00B626AA">
      <w:pPr>
        <w:pStyle w:val="ae"/>
      </w:pPr>
      <w:r w:rsidRPr="006C156B">
        <w:t>Должны быть доработаны экранные формы одиночной и групповой обработки подозрительных операций</w:t>
      </w:r>
      <w:r>
        <w:t xml:space="preserve"> в АРМ Эксперта и АРМ Инспектора блока «Искусственный интеллект» Системы.</w:t>
      </w:r>
    </w:p>
    <w:p w14:paraId="11CE2F5B" w14:textId="77777777" w:rsidR="001025DF" w:rsidRDefault="006C156B" w:rsidP="00B626AA">
      <w:pPr>
        <w:pStyle w:val="ae"/>
      </w:pPr>
      <w:r>
        <w:t>При обработке подозрительных операций из всех ИИ-моделей должна быть возможнос</w:t>
      </w:r>
      <w:r w:rsidR="001025DF">
        <w:t>ть:</w:t>
      </w:r>
    </w:p>
    <w:p w14:paraId="700F3C08" w14:textId="3244678E" w:rsidR="001025DF" w:rsidRPr="001025DF" w:rsidRDefault="00ED57F4" w:rsidP="001025DF">
      <w:pPr>
        <w:pStyle w:val="ae"/>
        <w:numPr>
          <w:ilvl w:val="0"/>
          <w:numId w:val="73"/>
        </w:numPr>
      </w:pPr>
      <w:r>
        <w:t>Для кластерных нарушений</w:t>
      </w:r>
      <w:r w:rsidR="00D73F6A">
        <w:t xml:space="preserve"> (когда группа подозрительных операций относится </w:t>
      </w:r>
      <w:r w:rsidR="00824E23">
        <w:t>фактически</w:t>
      </w:r>
      <w:r w:rsidR="00D73F6A">
        <w:t xml:space="preserve"> к одному нарушению)</w:t>
      </w:r>
      <w:r>
        <w:t xml:space="preserve"> - </w:t>
      </w:r>
      <w:r w:rsidR="006C156B">
        <w:t>указания иден</w:t>
      </w:r>
      <w:r w:rsidR="002D4721">
        <w:t>тификатор</w:t>
      </w:r>
      <w:r>
        <w:t>а основной</w:t>
      </w:r>
      <w:r w:rsidR="002D4721">
        <w:t xml:space="preserve"> связанн</w:t>
      </w:r>
      <w:r>
        <w:t>ой</w:t>
      </w:r>
      <w:r w:rsidR="002D4721">
        <w:t xml:space="preserve"> </w:t>
      </w:r>
      <w:r>
        <w:t xml:space="preserve">подозрительной </w:t>
      </w:r>
      <w:r w:rsidR="002D4721">
        <w:t>операци</w:t>
      </w:r>
      <w:r>
        <w:t>и. При групповой обработке должна быть возможность указать основную связанную операцию сразу всем обрабатываемым и подтверждаемым нарушениям</w:t>
      </w:r>
      <w:r w:rsidR="001025DF" w:rsidRPr="00141482">
        <w:t>;</w:t>
      </w:r>
    </w:p>
    <w:p w14:paraId="1528D9F0" w14:textId="62DAA4A9" w:rsidR="001025DF" w:rsidRPr="001025DF" w:rsidRDefault="00ED57F4" w:rsidP="001025DF">
      <w:pPr>
        <w:pStyle w:val="ae"/>
        <w:numPr>
          <w:ilvl w:val="0"/>
          <w:numId w:val="73"/>
        </w:numPr>
      </w:pPr>
      <w:r>
        <w:t>В АРМ Инспектора - у</w:t>
      </w:r>
      <w:r w:rsidR="002D4721">
        <w:t>казания подтверждения принятых мер</w:t>
      </w:r>
      <w:r w:rsidR="001025DF" w:rsidRPr="00141482">
        <w:t>;</w:t>
      </w:r>
    </w:p>
    <w:p w14:paraId="14F11469" w14:textId="3E4304E1" w:rsidR="001025DF" w:rsidRPr="00ED57F4" w:rsidRDefault="00604CF3" w:rsidP="001025DF">
      <w:pPr>
        <w:pStyle w:val="ae"/>
        <w:numPr>
          <w:ilvl w:val="0"/>
          <w:numId w:val="73"/>
        </w:numPr>
      </w:pPr>
      <w:r>
        <w:t>П</w:t>
      </w:r>
      <w:r w:rsidR="00BB14CA">
        <w:t>ри отметке</w:t>
      </w:r>
      <w:r w:rsidR="00ED57F4">
        <w:t xml:space="preserve"> подозрительн</w:t>
      </w:r>
      <w:r w:rsidR="00BB14CA">
        <w:t>ой операции как неподтвержденного нарушения</w:t>
      </w:r>
      <w:r w:rsidR="00ED57F4">
        <w:t xml:space="preserve"> - </w:t>
      </w:r>
      <w:r w:rsidR="002D4721">
        <w:t>указания причины отклонения подозрительной операции из справочника</w:t>
      </w:r>
      <w:r w:rsidR="008570CD">
        <w:t>;</w:t>
      </w:r>
    </w:p>
    <w:p w14:paraId="196D140D" w14:textId="13FDBD41" w:rsidR="00ED57F4" w:rsidRPr="00ED57F4" w:rsidRDefault="00ED57F4" w:rsidP="001025DF">
      <w:pPr>
        <w:pStyle w:val="ae"/>
        <w:numPr>
          <w:ilvl w:val="0"/>
          <w:numId w:val="73"/>
        </w:numPr>
      </w:pPr>
      <w:r>
        <w:t xml:space="preserve">Выбора из списка документов (нормативных, внутренних и других) тех позиций, которые использовались при </w:t>
      </w:r>
      <w:r w:rsidR="00824E23">
        <w:t xml:space="preserve">принятии решения. В </w:t>
      </w:r>
      <w:r>
        <w:t>случае отсутствия значения в списке необходимо дать возможность ввести значение вручную</w:t>
      </w:r>
      <w:r w:rsidRPr="00141482">
        <w:t>;</w:t>
      </w:r>
    </w:p>
    <w:p w14:paraId="70F34E72" w14:textId="283E8403" w:rsidR="00ED57F4" w:rsidRPr="001025DF" w:rsidRDefault="00ED57F4" w:rsidP="001025DF">
      <w:pPr>
        <w:pStyle w:val="ae"/>
        <w:numPr>
          <w:ilvl w:val="0"/>
          <w:numId w:val="73"/>
        </w:numPr>
      </w:pPr>
      <w:r>
        <w:t>Просмотра тестового описания расчетов и иной дополнительной информации</w:t>
      </w:r>
      <w:r w:rsidR="003D667E">
        <w:t>, появившейся в результате модернизации сценарных ИИ-моделей.</w:t>
      </w:r>
    </w:p>
    <w:p w14:paraId="4872A8E1" w14:textId="3DD5618A" w:rsidR="006C156B" w:rsidRDefault="006C156B" w:rsidP="00466666">
      <w:pPr>
        <w:pStyle w:val="ae"/>
      </w:pPr>
      <w:r>
        <w:t xml:space="preserve">При обработке </w:t>
      </w:r>
      <w:r w:rsidR="00ED57F4">
        <w:t>подозрительных операций из ИИ-</w:t>
      </w:r>
      <w:r>
        <w:t>моделей, которые потенциально могут формировать отслеживаемые факты для цифровых индикаторов (перечень согласуется с Заказчиком с учетом выполнения пункта «</w:t>
      </w:r>
      <w:r w:rsidR="00466666">
        <w:t>2.2.1.</w:t>
      </w:r>
      <w:r w:rsidR="00AF4E2E">
        <w:t xml:space="preserve"> </w:t>
      </w:r>
      <w:r w:rsidR="00466666">
        <w:t xml:space="preserve">Модернизация </w:t>
      </w:r>
      <w:r w:rsidR="00AF4E2E">
        <w:t>с</w:t>
      </w:r>
      <w:r w:rsidRPr="006C156B">
        <w:t>ценарных ИИ-моделей</w:t>
      </w:r>
      <w:r>
        <w:t>»)</w:t>
      </w:r>
      <w:r w:rsidR="00ED57F4">
        <w:t xml:space="preserve"> должна быть возможность</w:t>
      </w:r>
      <w:r>
        <w:t>:</w:t>
      </w:r>
    </w:p>
    <w:p w14:paraId="29D5E28B" w14:textId="77FBA5DB" w:rsidR="006C156B" w:rsidRDefault="00ED57F4" w:rsidP="00B13E7C">
      <w:pPr>
        <w:pStyle w:val="ae"/>
        <w:numPr>
          <w:ilvl w:val="0"/>
          <w:numId w:val="72"/>
        </w:numPr>
      </w:pPr>
      <w:r>
        <w:lastRenderedPageBreak/>
        <w:t>Выбора одного из статусов принадлежности к отслеживаемым фактам («Нарушения, которые не относятся к срабатыванию цифровых индикаторов», «Нарушения, которые не относятся к срабатыванию цифровых индикаторов, но которые должны быть учтены при формировании материалов КНМ», «Нарушения, относящиеся к срабатыванию цифровых индикаторов»</w:t>
      </w:r>
      <w:r w:rsidR="00E21E1A">
        <w:t>)</w:t>
      </w:r>
      <w:r w:rsidR="006C156B" w:rsidRPr="00141482">
        <w:t>;</w:t>
      </w:r>
    </w:p>
    <w:p w14:paraId="2291D4C6" w14:textId="007FAD5B" w:rsidR="006C156B" w:rsidRPr="00ED57F4" w:rsidRDefault="00ED57F4" w:rsidP="006C156B">
      <w:pPr>
        <w:pStyle w:val="ae"/>
        <w:numPr>
          <w:ilvl w:val="0"/>
          <w:numId w:val="72"/>
        </w:numPr>
      </w:pPr>
      <w:r>
        <w:t>Выбора конкретных нарушенных нормативно-правовых актов и/или обязательных требований</w:t>
      </w:r>
      <w:r w:rsidRPr="00141482">
        <w:t>;</w:t>
      </w:r>
    </w:p>
    <w:p w14:paraId="3D2A3A8D" w14:textId="6EFFFDAC" w:rsidR="00ED57F4" w:rsidRDefault="00ED57F4" w:rsidP="006C156B">
      <w:pPr>
        <w:pStyle w:val="ae"/>
        <w:numPr>
          <w:ilvl w:val="0"/>
          <w:numId w:val="72"/>
        </w:numPr>
      </w:pPr>
      <w:r>
        <w:t>Выбора предполагаемых мер для принятия в случае срабатывания индикатора.</w:t>
      </w:r>
    </w:p>
    <w:p w14:paraId="1B24FAB3" w14:textId="72112526" w:rsidR="00ED57F4" w:rsidRDefault="00ED57F4" w:rsidP="00ED57F4">
      <w:pPr>
        <w:pStyle w:val="ae"/>
      </w:pPr>
      <w:r>
        <w:t>Видимость полей в зависимости от сценарной ИИ-модели, а также макеты экранных форм и атрибуты данных, а также особенности реализации определяются на этапе технического проектирования.</w:t>
      </w:r>
    </w:p>
    <w:p w14:paraId="73810994" w14:textId="6A38ABD5" w:rsidR="00ED57F4" w:rsidRDefault="00ED57F4" w:rsidP="00ED57F4">
      <w:pPr>
        <w:pStyle w:val="ae"/>
      </w:pPr>
    </w:p>
    <w:p w14:paraId="14152EA0" w14:textId="20687A63" w:rsidR="00B626AA" w:rsidRPr="00465968" w:rsidRDefault="00B626AA" w:rsidP="00B626AA">
      <w:pPr>
        <w:pStyle w:val="ae"/>
        <w:numPr>
          <w:ilvl w:val="2"/>
          <w:numId w:val="50"/>
        </w:numPr>
        <w:rPr>
          <w:b/>
        </w:rPr>
      </w:pPr>
      <w:r>
        <w:rPr>
          <w:b/>
        </w:rPr>
        <w:t>Интерфейсы работы с цифровыми индикаторами</w:t>
      </w:r>
    </w:p>
    <w:p w14:paraId="141C1318" w14:textId="77777777" w:rsidR="00B626AA" w:rsidRPr="00B626AA" w:rsidRDefault="00B626AA" w:rsidP="00B626AA">
      <w:pPr>
        <w:pStyle w:val="ae"/>
        <w:ind w:firstLine="0"/>
      </w:pPr>
    </w:p>
    <w:p w14:paraId="6EE1B0FC" w14:textId="6BBF900F" w:rsidR="00B12359" w:rsidRDefault="003A47A5" w:rsidP="00B12359">
      <w:pPr>
        <w:pStyle w:val="ae"/>
      </w:pPr>
      <w:r w:rsidRPr="00B12359">
        <w:t>Для каждого цифрового индикатора риска должны быть доработаны экранные формы, использующиеся для работы с цифровыми индикаторами рисков, в части учета всех отслеживаемых фактов и формата вывода информации</w:t>
      </w:r>
      <w:r w:rsidR="00B12359">
        <w:t>:</w:t>
      </w:r>
    </w:p>
    <w:p w14:paraId="44841C57" w14:textId="77777777" w:rsidR="00B12359" w:rsidRPr="00B12359" w:rsidRDefault="003A47A5" w:rsidP="00B12359">
      <w:pPr>
        <w:pStyle w:val="ae"/>
        <w:numPr>
          <w:ilvl w:val="0"/>
          <w:numId w:val="74"/>
        </w:numPr>
      </w:pPr>
      <w:r w:rsidRPr="00B12359">
        <w:t>Просмотр информации о сраб</w:t>
      </w:r>
      <w:r w:rsidR="00B12359">
        <w:t>отавшем индикаторе рисков</w:t>
      </w:r>
      <w:r w:rsidR="00B12359" w:rsidRPr="00141482">
        <w:t>;</w:t>
      </w:r>
    </w:p>
    <w:p w14:paraId="769EFEA9" w14:textId="12A132BE" w:rsidR="00B12359" w:rsidRPr="003814A5" w:rsidRDefault="003A47A5" w:rsidP="00B12359">
      <w:pPr>
        <w:pStyle w:val="ae"/>
        <w:numPr>
          <w:ilvl w:val="0"/>
          <w:numId w:val="74"/>
        </w:numPr>
      </w:pPr>
      <w:r w:rsidRPr="00B12359">
        <w:t>Просмотр детальной информации о</w:t>
      </w:r>
      <w:r w:rsidR="00B12359">
        <w:t>б отслеживаемых фактах, учтенных в сработавшем цифровом индикаторе, а также деталей по каждому отслеживаемому факту</w:t>
      </w:r>
      <w:r w:rsidR="00B12359" w:rsidRPr="00141482">
        <w:t>;</w:t>
      </w:r>
    </w:p>
    <w:p w14:paraId="29B05BB2" w14:textId="52C33730" w:rsidR="003814A5" w:rsidRPr="00B12359" w:rsidRDefault="003814A5" w:rsidP="00B12359">
      <w:pPr>
        <w:pStyle w:val="ae"/>
        <w:numPr>
          <w:ilvl w:val="0"/>
          <w:numId w:val="74"/>
        </w:numPr>
      </w:pPr>
      <w:r>
        <w:t>Изменение статуса учета отслеживаемых фактов</w:t>
      </w:r>
      <w:r w:rsidRPr="00141482">
        <w:t>;</w:t>
      </w:r>
    </w:p>
    <w:p w14:paraId="04679639" w14:textId="2995AC78" w:rsidR="00B12359" w:rsidRDefault="00B12359" w:rsidP="00B12359">
      <w:pPr>
        <w:pStyle w:val="ae"/>
        <w:numPr>
          <w:ilvl w:val="0"/>
          <w:numId w:val="74"/>
        </w:numPr>
      </w:pPr>
      <w:r>
        <w:t>Просмотр нормативной информации по цифровому индикатору и учтенных в нем отслеживаемых фактах.</w:t>
      </w:r>
    </w:p>
    <w:p w14:paraId="58A084F1" w14:textId="64FF285A" w:rsidR="00A67E30" w:rsidRDefault="00A67E30" w:rsidP="00A67E30">
      <w:pPr>
        <w:pStyle w:val="ae"/>
      </w:pPr>
      <w:r>
        <w:t>Должны быть созданы новые</w:t>
      </w:r>
      <w:r w:rsidRPr="00B12359">
        <w:t xml:space="preserve"> </w:t>
      </w:r>
      <w:r>
        <w:t>э</w:t>
      </w:r>
      <w:r w:rsidRPr="00B12359">
        <w:t>кранные формы обработ</w:t>
      </w:r>
      <w:r>
        <w:t xml:space="preserve">ки цифровых индикаторов рисков, имеющие в том числе возможность </w:t>
      </w:r>
      <w:r w:rsidRPr="00B12359">
        <w:t xml:space="preserve">указания статуса рассмотрения и </w:t>
      </w:r>
      <w:r>
        <w:t>позиции инспектора (</w:t>
      </w:r>
      <w:r w:rsidRPr="00B12359">
        <w:t>включая пункты соответствующих нормативных правовых актов</w:t>
      </w:r>
      <w:r>
        <w:t>)</w:t>
      </w:r>
      <w:r w:rsidRPr="00B12359">
        <w:t xml:space="preserve">, а также </w:t>
      </w:r>
      <w:r>
        <w:t xml:space="preserve">возможность вызова подсистемы </w:t>
      </w:r>
      <w:r w:rsidRPr="00A67E30">
        <w:t>автоматического сбора доказательной базы по сработавшим цифровым индикаторам рисков</w:t>
      </w:r>
      <w:r>
        <w:t xml:space="preserve"> и отправки сведений о сработавшем индикаторе риска согласно пункту «</w:t>
      </w:r>
      <w:r w:rsidR="0063713B">
        <w:t xml:space="preserve">7. </w:t>
      </w:r>
      <w:r w:rsidRPr="00A67E30">
        <w:t>Требования к интеграционному взаимодействию</w:t>
      </w:r>
      <w:r>
        <w:t>»</w:t>
      </w:r>
      <w:r w:rsidRPr="00B12359">
        <w:t>.</w:t>
      </w:r>
      <w:r>
        <w:t xml:space="preserve"> Также для каждого учтенного в сработавшем цифровом индикаторе </w:t>
      </w:r>
      <w:r>
        <w:lastRenderedPageBreak/>
        <w:t>отслеживаемого факта должна быть возможность отметки как неподтвержденного с указанием причины установки такой отметки.</w:t>
      </w:r>
    </w:p>
    <w:p w14:paraId="5371957D" w14:textId="3883178E" w:rsidR="00A67E30" w:rsidRDefault="00A67E30" w:rsidP="00A67E30">
      <w:pPr>
        <w:pStyle w:val="ae"/>
      </w:pPr>
      <w:r>
        <w:t xml:space="preserve">Сработавший цифровой индикатор, имеющий расхождения по результатам вызова подсистемы </w:t>
      </w:r>
      <w:r w:rsidRPr="00A67E30">
        <w:t>автоматического сбора доказательной базы по сработавшим цифровым индикаторам рисков</w:t>
      </w:r>
      <w:r>
        <w:t xml:space="preserve">, не должен иметь возможность отправки сведений о сработавшем цифровом индикаторе. </w:t>
      </w:r>
    </w:p>
    <w:p w14:paraId="1155BE3B" w14:textId="56021A1B" w:rsidR="00A67E30" w:rsidRDefault="00A67E30" w:rsidP="00A67E30">
      <w:pPr>
        <w:pStyle w:val="ae"/>
      </w:pPr>
      <w:r>
        <w:t>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индикатора. Также должна быть возможность отправить сработавший цифровой индикатор на пересчет по инициативе инспектора.</w:t>
      </w:r>
      <w:r w:rsidR="003814A5">
        <w:t xml:space="preserve"> У сработавших цифровых индикаторов, по которым уже были отправлены сведения о сработавшем индикаторе риска, функции пересчета должны быть заблокированы и/или скрыты из интерфейса.</w:t>
      </w:r>
    </w:p>
    <w:p w14:paraId="10B16EA6" w14:textId="7285F390" w:rsidR="003814A5" w:rsidRDefault="003814A5" w:rsidP="003814A5">
      <w:pPr>
        <w:pStyle w:val="ae"/>
        <w:ind w:firstLine="0"/>
      </w:pPr>
      <w:r>
        <w:tab/>
        <w:t>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рисков.</w:t>
      </w:r>
    </w:p>
    <w:p w14:paraId="3D133264" w14:textId="7FA03DA5" w:rsidR="00A67E30" w:rsidRPr="00B12359" w:rsidRDefault="00A67E30" w:rsidP="00A67E30">
      <w:pPr>
        <w:pStyle w:val="ae"/>
      </w:pPr>
      <w:r>
        <w:t>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индикатором, включая действия пользователей и вызов</w:t>
      </w:r>
      <w:r w:rsidR="00C23AF5">
        <w:t>ы</w:t>
      </w:r>
      <w:r>
        <w:t xml:space="preserve"> внутренних/</w:t>
      </w:r>
      <w:r w:rsidR="00824E23">
        <w:t>внешних</w:t>
      </w:r>
      <w:r>
        <w:t xml:space="preserve"> сервисов.</w:t>
      </w:r>
    </w:p>
    <w:p w14:paraId="4AC004D0" w14:textId="246BEABF" w:rsidR="00DA050F" w:rsidRDefault="00A67E30" w:rsidP="00A67E30">
      <w:pPr>
        <w:pStyle w:val="ae"/>
      </w:pPr>
      <w:r>
        <w:t>Макеты обновленных экранных форм, особенности вызова функций и их состав должны быть подготовлены на этапе технического проектирования.</w:t>
      </w:r>
    </w:p>
    <w:p w14:paraId="19739DD9" w14:textId="77777777" w:rsidR="00512D7F" w:rsidRDefault="00512D7F" w:rsidP="00DA050F">
      <w:pPr>
        <w:pStyle w:val="affa"/>
        <w:rPr>
          <w:lang w:eastAsia="en-US"/>
        </w:rPr>
      </w:pPr>
    </w:p>
    <w:p w14:paraId="47FEA0D1" w14:textId="43A1659B" w:rsidR="00DA050F" w:rsidRPr="00465968" w:rsidRDefault="00DA050F" w:rsidP="00465968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67" w:name="_Toc240723517"/>
      <w:r w:rsidRPr="00DA050F">
        <w:rPr>
          <w:rFonts w:cs="Times New Roman"/>
          <w:szCs w:val="24"/>
        </w:rPr>
        <w:t>Требования к подсистеме автоматического сбора доказательной базы по сработавшим цифровым индикаторам рисков</w:t>
      </w:r>
      <w:bookmarkEnd w:id="167"/>
    </w:p>
    <w:p w14:paraId="32B977DF" w14:textId="77777777" w:rsidR="00B13E7C" w:rsidRDefault="00B13E7C" w:rsidP="00B13E7C">
      <w:pPr>
        <w:pStyle w:val="ae"/>
      </w:pPr>
    </w:p>
    <w:p w14:paraId="519139B5" w14:textId="217A5DED" w:rsidR="00B13E7C" w:rsidRDefault="00B13E7C" w:rsidP="00B13E7C">
      <w:pPr>
        <w:pStyle w:val="ae"/>
      </w:pPr>
      <w:r>
        <w:t>П</w:t>
      </w:r>
      <w:r w:rsidRPr="00B13E7C">
        <w:t>одсистем</w:t>
      </w:r>
      <w:r>
        <w:t>а</w:t>
      </w:r>
      <w:r w:rsidRPr="00B13E7C">
        <w:t xml:space="preserve"> автоматического сбора доказательной базы по сработавшим цифровым индикаторам рисков</w:t>
      </w:r>
      <w:r>
        <w:t xml:space="preserve"> должна</w:t>
      </w:r>
      <w:r w:rsidR="00DA050F">
        <w:rPr>
          <w:color w:val="000000"/>
        </w:rPr>
        <w:t xml:space="preserve"> </w:t>
      </w:r>
      <w:r w:rsidR="00DA050F" w:rsidRPr="00B13E7C">
        <w:t xml:space="preserve">включать в себя совокупность алгоритмических моделей для сбора доказательной базы по </w:t>
      </w:r>
      <w:r>
        <w:t xml:space="preserve">подтвержденным </w:t>
      </w:r>
      <w:r w:rsidR="00DA050F" w:rsidRPr="00B13E7C">
        <w:t xml:space="preserve">сработавшим цифровым индикаторам рисков. </w:t>
      </w:r>
    </w:p>
    <w:p w14:paraId="6E71FE79" w14:textId="4147A0A8" w:rsidR="00B13E7C" w:rsidRDefault="00B13E7C" w:rsidP="00B13E7C">
      <w:pPr>
        <w:pStyle w:val="ae"/>
      </w:pPr>
      <w:r>
        <w:t>Основными функциями подсистемы являются:</w:t>
      </w:r>
    </w:p>
    <w:p w14:paraId="73EB1E2D" w14:textId="78429982" w:rsidR="00B13E7C" w:rsidRPr="00DA5765" w:rsidRDefault="00B13E7C" w:rsidP="00B13E7C">
      <w:pPr>
        <w:pStyle w:val="ae"/>
        <w:numPr>
          <w:ilvl w:val="0"/>
          <w:numId w:val="74"/>
        </w:numPr>
      </w:pPr>
      <w:r>
        <w:t xml:space="preserve">Проверка актуальности сведений в отслеживаемых фактах путем сопоставления </w:t>
      </w:r>
      <w:r w:rsidR="00DA5765">
        <w:t xml:space="preserve">сохраненной </w:t>
      </w:r>
      <w:r>
        <w:t>информации о входящих в них операциях со сведениями о вышеуказанных операциях в хранилище Системы</w:t>
      </w:r>
      <w:r w:rsidR="00DA5765">
        <w:t xml:space="preserve"> на </w:t>
      </w:r>
      <w:r w:rsidR="00DA5765">
        <w:lastRenderedPageBreak/>
        <w:t>момент вызова функции</w:t>
      </w:r>
      <w:r>
        <w:t>. В случае, если об</w:t>
      </w:r>
      <w:r w:rsidR="00DA5765">
        <w:t>наружены расхождения, подсистема должна сообщить об этом</w:t>
      </w:r>
      <w:r w:rsidR="00DA5765" w:rsidRPr="00141482">
        <w:t>;</w:t>
      </w:r>
    </w:p>
    <w:p w14:paraId="2E0800FF" w14:textId="34B12DE3" w:rsidR="00DA5765" w:rsidRPr="00DA5765" w:rsidRDefault="00DA5765" w:rsidP="00B13E7C">
      <w:pPr>
        <w:pStyle w:val="ae"/>
        <w:numPr>
          <w:ilvl w:val="0"/>
          <w:numId w:val="74"/>
        </w:numPr>
      </w:pPr>
      <w:r>
        <w:t>Формирование сведений о субъекте/объекте контроля, в отношении которого сработал индикатор риска, на основании сведений в аналитическом хранилище Системы</w:t>
      </w:r>
      <w:r w:rsidRPr="00141482">
        <w:t>;</w:t>
      </w:r>
    </w:p>
    <w:p w14:paraId="0C3A31D6" w14:textId="5BA48893" w:rsidR="00DA5765" w:rsidRPr="00DA5765" w:rsidRDefault="00DA5765" w:rsidP="00B13E7C">
      <w:pPr>
        <w:pStyle w:val="ae"/>
        <w:numPr>
          <w:ilvl w:val="0"/>
          <w:numId w:val="74"/>
        </w:numPr>
      </w:pPr>
      <w:r>
        <w:t>Формирование сведений об операциях, входящих в состав отслеживаемых фактов, включая основные и детальные сведения о</w:t>
      </w:r>
      <w:r w:rsidR="0067362B">
        <w:t>б</w:t>
      </w:r>
      <w:r>
        <w:t xml:space="preserve"> операциях. В случае наличия технической возможности также должны формироваться сведения о связанных операциях (в ситуациях, когда это целесообразно)</w:t>
      </w:r>
      <w:r w:rsidRPr="00141482">
        <w:t>;</w:t>
      </w:r>
    </w:p>
    <w:p w14:paraId="7CBAC24C" w14:textId="0BC3DE69" w:rsidR="00DA5765" w:rsidRPr="00DA5765" w:rsidRDefault="00DA5765" w:rsidP="00B13E7C">
      <w:pPr>
        <w:pStyle w:val="ae"/>
        <w:numPr>
          <w:ilvl w:val="0"/>
          <w:numId w:val="74"/>
        </w:numPr>
      </w:pPr>
      <w:r>
        <w:t xml:space="preserve">Формирование </w:t>
      </w:r>
      <w:r w:rsidR="00824E23">
        <w:t>пакета прилагаемых</w:t>
      </w:r>
      <w:r>
        <w:t xml:space="preserve"> файлов в формате </w:t>
      </w:r>
      <w:r>
        <w:rPr>
          <w:lang w:val="en-US"/>
        </w:rPr>
        <w:t>PDF</w:t>
      </w:r>
      <w:r w:rsidRPr="00141482">
        <w:t xml:space="preserve">, </w:t>
      </w:r>
      <w:r>
        <w:t xml:space="preserve">подписанных подписью системы. Сервис подписания </w:t>
      </w:r>
      <w:r>
        <w:rPr>
          <w:lang w:val="en-US"/>
        </w:rPr>
        <w:t>PDF</w:t>
      </w:r>
      <w:r w:rsidR="0067362B">
        <w:t>-</w:t>
      </w:r>
      <w:r>
        <w:t xml:space="preserve">документов </w:t>
      </w:r>
      <w:r w:rsidR="00824E23">
        <w:t>предоставляет Заказчик</w:t>
      </w:r>
      <w:r w:rsidR="00EA24DA">
        <w:t xml:space="preserve">. Должна быть реализована возможность включать и отключать обязательное подписание </w:t>
      </w:r>
      <w:r w:rsidR="00EA24DA">
        <w:rPr>
          <w:lang w:val="en-US"/>
        </w:rPr>
        <w:t>PDF</w:t>
      </w:r>
      <w:r w:rsidR="00EA24DA" w:rsidRPr="00141482">
        <w:t>-</w:t>
      </w:r>
      <w:r w:rsidR="00EA24DA">
        <w:t>документов</w:t>
      </w:r>
      <w:r w:rsidRPr="00141482">
        <w:t>;</w:t>
      </w:r>
    </w:p>
    <w:p w14:paraId="2378C67F" w14:textId="2729605B" w:rsidR="00DA5765" w:rsidRDefault="00DA5765" w:rsidP="00B13E7C">
      <w:pPr>
        <w:pStyle w:val="ae"/>
        <w:numPr>
          <w:ilvl w:val="0"/>
          <w:numId w:val="74"/>
        </w:numPr>
      </w:pPr>
      <w:r>
        <w:t xml:space="preserve">Формирование структурированных сведений </w:t>
      </w:r>
      <w:r w:rsidR="00EA24DA">
        <w:t xml:space="preserve">в формате </w:t>
      </w:r>
      <w:r w:rsidR="00EA24DA">
        <w:rPr>
          <w:lang w:val="en-US"/>
        </w:rPr>
        <w:t>JSON</w:t>
      </w:r>
      <w:r w:rsidR="00EA24DA" w:rsidRPr="00141482">
        <w:t>/</w:t>
      </w:r>
      <w:r w:rsidR="00EA24DA">
        <w:rPr>
          <w:lang w:val="en-US"/>
        </w:rPr>
        <w:t>XML</w:t>
      </w:r>
      <w:r w:rsidR="00EA24DA">
        <w:t xml:space="preserve">/ином </w:t>
      </w:r>
      <w:r>
        <w:t>об операциях в составе сработавшего цифрового индикатора, отслеж</w:t>
      </w:r>
      <w:r w:rsidR="0067362B">
        <w:t>иваемых фактах и других сведениях</w:t>
      </w:r>
      <w:r>
        <w:t>, совокупно составляющих доказательную базу по подтвержденным сработавшим цифровым индикаторам.</w:t>
      </w:r>
    </w:p>
    <w:p w14:paraId="5D4C8A54" w14:textId="79625AA6" w:rsidR="00EA24DA" w:rsidRPr="00B13E7C" w:rsidRDefault="00DA5765" w:rsidP="00EA24DA">
      <w:pPr>
        <w:pStyle w:val="ae"/>
      </w:pPr>
      <w:r>
        <w:t>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</w:t>
      </w:r>
      <w:r w:rsidR="0067362B">
        <w:t>,</w:t>
      </w:r>
      <w:r>
        <w:t xml:space="preserve"> и/или внешних систем и/или вызова внешних сервисов. </w:t>
      </w:r>
      <w:r w:rsidR="00EA24DA">
        <w:t xml:space="preserve">Для каждого элемента доказательной базы должна быть указана информация о его роли в доказательной базе. </w:t>
      </w:r>
      <w:r w:rsidR="00EA24DA" w:rsidRPr="00B13E7C">
        <w:t>Описание источников возможного</w:t>
      </w:r>
      <w:r w:rsidR="00EA24DA">
        <w:rPr>
          <w:color w:val="000000"/>
        </w:rPr>
        <w:t xml:space="preserve"> дообогащения информации, порядка их использования, а также описание порядка принятия решения о необходимости дообогащения происходит на этапе технического </w:t>
      </w:r>
      <w:r w:rsidR="00824E23">
        <w:rPr>
          <w:color w:val="000000"/>
        </w:rPr>
        <w:t>проектирования</w:t>
      </w:r>
      <w:r w:rsidR="00EA24DA">
        <w:rPr>
          <w:color w:val="000000"/>
        </w:rPr>
        <w:t xml:space="preserve"> для каждого цифрового индикатора и входящих в его состав разновидностей отслеживаемых фактов.</w:t>
      </w:r>
    </w:p>
    <w:p w14:paraId="158350C3" w14:textId="1539B47D" w:rsidR="00DA050F" w:rsidRPr="00DA5765" w:rsidRDefault="00EA24DA" w:rsidP="00DA5765">
      <w:pPr>
        <w:pStyle w:val="ae"/>
        <w:rPr>
          <w:color w:val="000000"/>
        </w:rPr>
      </w:pPr>
      <w:r>
        <w:t xml:space="preserve">Сформированный набор сведений должен позволять использовать результат вызова функций </w:t>
      </w:r>
      <w:r w:rsidRPr="00EA24DA">
        <w:t>подсистем</w:t>
      </w:r>
      <w:r>
        <w:t>ы</w:t>
      </w:r>
      <w:r w:rsidRPr="00EA24DA">
        <w:t xml:space="preserve"> автоматического сбора доказательной базы по сработавшим цифровым индикаторам рисков</w:t>
      </w:r>
      <w:r>
        <w:t xml:space="preserve"> при передаче информации о сработавших </w:t>
      </w:r>
      <w:r w:rsidR="00824E23">
        <w:t>индикатора</w:t>
      </w:r>
      <w:r w:rsidR="0067362B">
        <w:t>х ри</w:t>
      </w:r>
      <w:r>
        <w:t>ска согласно требованиям раздела «7</w:t>
      </w:r>
      <w:r w:rsidRPr="00EA24DA">
        <w:t>.</w:t>
      </w:r>
      <w:r w:rsidRPr="00EA24DA">
        <w:tab/>
        <w:t>Требования к интеграционному взаимодействию</w:t>
      </w:r>
      <w:r>
        <w:t>»</w:t>
      </w:r>
      <w:r w:rsidR="00014D13">
        <w:t>.</w:t>
      </w:r>
    </w:p>
    <w:p w14:paraId="01E0CD4C" w14:textId="77777777" w:rsidR="00DA050F" w:rsidRDefault="00DA050F" w:rsidP="00DA050F">
      <w:pPr>
        <w:pStyle w:val="ae"/>
        <w:ind w:firstLine="0"/>
        <w:rPr>
          <w:lang w:eastAsia="en-US"/>
        </w:rPr>
      </w:pPr>
    </w:p>
    <w:p w14:paraId="61B7018B" w14:textId="10D7DD49" w:rsidR="00DA050F" w:rsidRPr="00DA050F" w:rsidRDefault="00DA050F" w:rsidP="00465968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68" w:name="_Toc240723518"/>
      <w:r w:rsidRPr="00DA050F">
        <w:rPr>
          <w:rFonts w:cs="Times New Roman"/>
          <w:szCs w:val="24"/>
        </w:rPr>
        <w:lastRenderedPageBreak/>
        <w:t>Требования к подсистем</w:t>
      </w:r>
      <w:r>
        <w:rPr>
          <w:rFonts w:cs="Times New Roman"/>
          <w:szCs w:val="24"/>
        </w:rPr>
        <w:t>е</w:t>
      </w:r>
      <w:r w:rsidRPr="00DA050F">
        <w:rPr>
          <w:rFonts w:cs="Times New Roman"/>
          <w:szCs w:val="24"/>
        </w:rPr>
        <w:t xml:space="preserve"> автоматизированного отслеживания факторов изменения категорий риска</w:t>
      </w:r>
      <w:bookmarkEnd w:id="168"/>
    </w:p>
    <w:p w14:paraId="330F1E1A" w14:textId="77777777" w:rsidR="00DA050F" w:rsidRDefault="00DA050F" w:rsidP="00DA050F">
      <w:pPr>
        <w:pStyle w:val="ae"/>
        <w:ind w:firstLine="0"/>
        <w:rPr>
          <w:lang w:eastAsia="en-US"/>
        </w:rPr>
      </w:pPr>
    </w:p>
    <w:p w14:paraId="209C5F68" w14:textId="40C36165" w:rsidR="00366777" w:rsidRDefault="00366777" w:rsidP="00366777">
      <w:pPr>
        <w:pStyle w:val="ae"/>
        <w:rPr>
          <w:color w:val="000000"/>
        </w:rPr>
      </w:pPr>
      <w:r>
        <w:t>П</w:t>
      </w:r>
      <w:r w:rsidRPr="00DA050F">
        <w:t>одсистем</w:t>
      </w:r>
      <w:r>
        <w:t>а</w:t>
      </w:r>
      <w:r w:rsidRPr="00DA050F">
        <w:t xml:space="preserve"> автоматизированного отслеживания факторов изменения категорий риска</w:t>
      </w:r>
      <w:r>
        <w:t xml:space="preserve"> предназначена для автоматизированного к</w:t>
      </w:r>
      <w:r w:rsidR="00DA050F">
        <w:rPr>
          <w:color w:val="000000"/>
        </w:rPr>
        <w:t>атегорировани</w:t>
      </w:r>
      <w:r>
        <w:rPr>
          <w:color w:val="000000"/>
        </w:rPr>
        <w:t>я</w:t>
      </w:r>
      <w:r w:rsidR="00DA050F">
        <w:rPr>
          <w:color w:val="000000"/>
        </w:rPr>
        <w:t xml:space="preserve"> контролируемых лиц, а также объектов контроля по отношению к потенциальной возможности нарушения законодательства в области ветеринарии (алгоритм отнесения объектов контроля к категориям риска </w:t>
      </w:r>
      <w:r w:rsidR="001D0F87">
        <w:rPr>
          <w:color w:val="000000"/>
        </w:rPr>
        <w:t xml:space="preserve">должен быть реализован </w:t>
      </w:r>
      <w:r w:rsidR="00DA050F">
        <w:rPr>
          <w:color w:val="000000"/>
        </w:rPr>
        <w:t>в соответствии с разделом II Положения о федеральном государственном ветеринарном контроле (надзоре), утвержденного Постановлением Правительства Российской Федерации от 30.06.2021 № 1097 «О федеральном государственном ветеринарном контроле (надзоре)»</w:t>
      </w:r>
      <w:r>
        <w:rPr>
          <w:color w:val="000000"/>
        </w:rPr>
        <w:t>.</w:t>
      </w:r>
      <w:r w:rsidR="008167F9">
        <w:rPr>
          <w:color w:val="000000"/>
        </w:rPr>
        <w:t xml:space="preserve"> </w:t>
      </w:r>
    </w:p>
    <w:p w14:paraId="12676BB4" w14:textId="77777777" w:rsidR="008167F9" w:rsidRPr="00552783" w:rsidRDefault="008167F9" w:rsidP="008167F9">
      <w:pPr>
        <w:pStyle w:val="ae"/>
        <w:ind w:firstLine="708"/>
      </w:pPr>
      <w:r w:rsidRPr="00ED1251">
        <w:t>Создание подсистемы должно осуществляться с учетом актуальной на момент технического проектирования редакции Положения, утвержденного Постановлением Правительства Российской Федерации от 30.06.2021 № 1097 «О федеральном государственном ветеринарном контроле (надзоре)»</w:t>
      </w:r>
      <w:r>
        <w:t xml:space="preserve"> (далее – положение 1097)</w:t>
      </w:r>
      <w:r w:rsidRPr="00ED1251">
        <w:t xml:space="preserve">. </w:t>
      </w:r>
      <w:r>
        <w:t>В случае, если по информации от Заказчика планируется внесение изменений в положение 1097, Исполнитель по согласованию с Заказчиком может применять подходы к разработке алгоритмов и структур данных с учетом планируемых изменений.</w:t>
      </w:r>
      <w:r>
        <w:tab/>
      </w:r>
    </w:p>
    <w:p w14:paraId="0DD7E483" w14:textId="4712022B" w:rsidR="00CA514A" w:rsidRDefault="00CA514A" w:rsidP="00366777">
      <w:pPr>
        <w:pStyle w:val="ae"/>
        <w:rPr>
          <w:color w:val="000000"/>
        </w:rPr>
      </w:pPr>
      <w:r>
        <w:rPr>
          <w:color w:val="000000"/>
        </w:rPr>
        <w:t>Основными функциями подсистемы являются:</w:t>
      </w:r>
    </w:p>
    <w:p w14:paraId="311206D7" w14:textId="4221B1D8" w:rsidR="00DA050F" w:rsidRPr="00CA514A" w:rsidRDefault="00CA514A" w:rsidP="00CA514A">
      <w:pPr>
        <w:pStyle w:val="ae"/>
        <w:numPr>
          <w:ilvl w:val="0"/>
          <w:numId w:val="74"/>
        </w:numPr>
      </w:pPr>
      <w:r>
        <w:t>В</w:t>
      </w:r>
      <w:r w:rsidR="00DA050F" w:rsidRPr="00CA514A">
        <w:t>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требований, если для объекта государственного надзора такая категория еще не была рассчитана.</w:t>
      </w:r>
    </w:p>
    <w:p w14:paraId="15338636" w14:textId="77777777" w:rsidR="001D0F87" w:rsidRDefault="001D0F87" w:rsidP="00CA514A">
      <w:pPr>
        <w:pStyle w:val="ae"/>
        <w:numPr>
          <w:ilvl w:val="0"/>
          <w:numId w:val="74"/>
        </w:numPr>
      </w:pPr>
      <w:r>
        <w:t>В</w:t>
      </w:r>
      <w:r w:rsidR="00DA050F" w:rsidRPr="00CA514A">
        <w:t xml:space="preserve">ыполнение повторного расчета категории риска при наступлении условий, при которых ранее рассчитанная категория риска становится неактуальной в соответствии с п. 5 раздела III Приложения к Положению, утвержденного Постановлением Правительства Российской Федерации от 30.06.2021 № 1097 «О федеральном государственном ветеринарном контроле (надзоре)». </w:t>
      </w:r>
    </w:p>
    <w:p w14:paraId="622E7DD4" w14:textId="3AEAC8CE" w:rsidR="008167F9" w:rsidRDefault="00ED1251" w:rsidP="008167F9">
      <w:pPr>
        <w:pStyle w:val="ae"/>
      </w:pPr>
      <w:r>
        <w:t xml:space="preserve">Источником сведений для расчетов является аналитическое хранилище Системы и иные источники, в том числе ручной ввод. </w:t>
      </w:r>
      <w:r w:rsidR="008167F9">
        <w:t>В случае, если для повышения качества первичного и/или повторно расчета категорий необходима загрузка дополнительных сведений в хранилище данных Системы:</w:t>
      </w:r>
    </w:p>
    <w:p w14:paraId="2C9E0DC7" w14:textId="77777777" w:rsidR="008167F9" w:rsidRPr="00141482" w:rsidRDefault="008167F9" w:rsidP="008167F9">
      <w:pPr>
        <w:pStyle w:val="ae"/>
        <w:numPr>
          <w:ilvl w:val="0"/>
          <w:numId w:val="66"/>
        </w:numPr>
      </w:pPr>
      <w:r>
        <w:lastRenderedPageBreak/>
        <w:t>Исполнитель предоставляет обоснование необходимости дополнительных данных, включая перечень и ожидаемый эффект</w:t>
      </w:r>
      <w:r w:rsidRPr="00141482">
        <w:t>;</w:t>
      </w:r>
    </w:p>
    <w:p w14:paraId="46834403" w14:textId="6080003C" w:rsidR="008167F9" w:rsidRPr="00141482" w:rsidRDefault="008167F9" w:rsidP="008167F9">
      <w:pPr>
        <w:pStyle w:val="ae"/>
        <w:numPr>
          <w:ilvl w:val="0"/>
          <w:numId w:val="66"/>
        </w:numPr>
      </w:pPr>
      <w:r>
        <w:t>Заказчик обеспечивает первичную загрузку дополнительных дан</w:t>
      </w:r>
      <w:r w:rsidR="00824E23">
        <w:t>ных в случае технической возмож</w:t>
      </w:r>
      <w:r>
        <w:t>ности</w:t>
      </w:r>
      <w:r w:rsidRPr="00141482">
        <w:t>;</w:t>
      </w:r>
    </w:p>
    <w:p w14:paraId="34D51430" w14:textId="77777777" w:rsidR="008167F9" w:rsidRPr="00141482" w:rsidRDefault="008167F9" w:rsidP="008167F9">
      <w:pPr>
        <w:pStyle w:val="ae"/>
        <w:numPr>
          <w:ilvl w:val="0"/>
          <w:numId w:val="66"/>
        </w:numPr>
      </w:pPr>
      <w:r>
        <w:t xml:space="preserve">Все преобразования дополнительных данных, включая </w:t>
      </w:r>
      <w:r>
        <w:rPr>
          <w:lang w:val="en-US"/>
        </w:rPr>
        <w:t>ETL</w:t>
      </w:r>
      <w:r>
        <w:t>-сценарии и связи с существующими данными, осуществляет Исполнитель по согласованию с Заказчиком.</w:t>
      </w:r>
    </w:p>
    <w:p w14:paraId="5C266BC3" w14:textId="4F3D1EF7" w:rsidR="008167F9" w:rsidRDefault="008167F9" w:rsidP="00ED1251">
      <w:pPr>
        <w:pStyle w:val="ae"/>
      </w:pPr>
      <w:r>
        <w:t xml:space="preserve">Для осуществления расчетов должны быть созданы </w:t>
      </w:r>
      <w:r>
        <w:rPr>
          <w:color w:val="000000"/>
        </w:rPr>
        <w:t>системные справочники и технические таблицы (в том числе критериев тяжести потенциальных негативных последствий возможного несоблюдения обязательных требований), необходимые для расчета категорий рисков. Перечень справочников технических таблиц, а также их атрибутивный состав должны быть определены на этапе технического проектирования.</w:t>
      </w:r>
    </w:p>
    <w:p w14:paraId="63D21DB2" w14:textId="18ED49A2" w:rsidR="00CA514A" w:rsidRDefault="00505078" w:rsidP="00ED1251">
      <w:pPr>
        <w:pStyle w:val="ae"/>
        <w:rPr>
          <w:color w:val="000000"/>
        </w:rPr>
      </w:pPr>
      <w:r>
        <w:t>Расчеты должны осуществляться следующим образом:</w:t>
      </w:r>
    </w:p>
    <w:p w14:paraId="7A37FDC1" w14:textId="3AAEF87A" w:rsidR="00DA050F" w:rsidRPr="00505078" w:rsidRDefault="00DA050F" w:rsidP="00505078">
      <w:pPr>
        <w:pStyle w:val="ae"/>
        <w:numPr>
          <w:ilvl w:val="0"/>
          <w:numId w:val="74"/>
        </w:numPr>
      </w:pPr>
      <w:r w:rsidRPr="00505078">
        <w:t>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(</w:t>
      </w:r>
      <w:r w:rsidR="00505078">
        <w:t>потенциальной новой категорией)</w:t>
      </w:r>
      <w:r w:rsidR="00505078" w:rsidRPr="00141482">
        <w:t>;</w:t>
      </w:r>
      <w:r w:rsidRPr="00505078">
        <w:t> </w:t>
      </w:r>
    </w:p>
    <w:p w14:paraId="034DEF39" w14:textId="77777777" w:rsidR="00ED1251" w:rsidRDefault="00DA050F" w:rsidP="00505078">
      <w:pPr>
        <w:pStyle w:val="ae"/>
        <w:numPr>
          <w:ilvl w:val="0"/>
          <w:numId w:val="74"/>
        </w:numPr>
      </w:pPr>
      <w:r w:rsidRPr="00505078">
        <w:t xml:space="preserve">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(например, «Не менее категории риска «Умеренный риск»; состав категорий и описание порядка выбора предполагаемых категорий необходимо </w:t>
      </w:r>
      <w:r w:rsidR="00ED1251">
        <w:t>определить на этапе технического проектирования</w:t>
      </w:r>
      <w:r w:rsidRPr="00505078">
        <w:t xml:space="preserve">) для последующей обработки специалистами в пользовательском интерфейсе, который должен быть разработан. Критерии, необходимые для завершения расчета при невозможности полностью автоматического расчета, должны вноситься вручную специалистами с приложением обосновывающих материалов, для чего должны быть созданы экранные формы, включая: «Обработка потенциального изменения», «Просмотр подробной информации», «Подтверждение расчета категории риска» и соответствующие функции обработки. </w:t>
      </w:r>
    </w:p>
    <w:p w14:paraId="510EE041" w14:textId="36561A53" w:rsidR="00DA050F" w:rsidRDefault="00ED1251" w:rsidP="00ED1251">
      <w:pPr>
        <w:pStyle w:val="ae"/>
        <w:ind w:firstLine="708"/>
      </w:pPr>
      <w:r>
        <w:lastRenderedPageBreak/>
        <w:t>О</w:t>
      </w:r>
      <w:r w:rsidR="00DA050F" w:rsidRPr="00505078">
        <w:t xml:space="preserve">кончательный состав экранных форм, описание их элементов и функций </w:t>
      </w:r>
      <w:r>
        <w:t>для взаимодействия с подсистемой должны быть определены на этапе технического проектирования</w:t>
      </w:r>
      <w:r w:rsidR="00DA050F" w:rsidRPr="00505078">
        <w:t>.</w:t>
      </w:r>
    </w:p>
    <w:p w14:paraId="42BE034B" w14:textId="15E45281" w:rsidR="00DA050F" w:rsidRDefault="00ED1251" w:rsidP="00ED1251">
      <w:pPr>
        <w:pStyle w:val="ae"/>
        <w:ind w:firstLine="708"/>
        <w:rPr>
          <w:color w:val="000000"/>
        </w:rPr>
      </w:pPr>
      <w:r>
        <w:t xml:space="preserve">Для каждого расчета должно быть обеспечено </w:t>
      </w:r>
      <w:r w:rsidR="00DA050F">
        <w:rPr>
          <w:color w:val="000000"/>
        </w:rPr>
        <w:t>сохранение результатов расчета категорий риска и их обоснований в привязке к дате расчета и объекту контроля.</w:t>
      </w:r>
      <w:r w:rsidR="008167F9">
        <w:rPr>
          <w:color w:val="000000"/>
        </w:rPr>
        <w:t xml:space="preserve"> Состав выходных данных должен позволять осуществить передачу сведений об изменениях категорий рисков в соответствии с требованиями раздела «7</w:t>
      </w:r>
      <w:r w:rsidR="003F4662">
        <w:rPr>
          <w:color w:val="000000"/>
        </w:rPr>
        <w:t xml:space="preserve">. </w:t>
      </w:r>
      <w:r w:rsidR="008167F9" w:rsidRPr="008167F9">
        <w:rPr>
          <w:color w:val="000000"/>
        </w:rPr>
        <w:t>Требования к интеграционному взаимодействию</w:t>
      </w:r>
      <w:r w:rsidR="008167F9">
        <w:rPr>
          <w:color w:val="000000"/>
        </w:rPr>
        <w:t>»</w:t>
      </w:r>
      <w:r w:rsidR="00F47D55">
        <w:rPr>
          <w:color w:val="000000"/>
        </w:rPr>
        <w:t>.</w:t>
      </w:r>
    </w:p>
    <w:p w14:paraId="6B503B8A" w14:textId="2E9AACCA" w:rsidR="00ED1251" w:rsidRDefault="00ED1251" w:rsidP="00ED1251">
      <w:pPr>
        <w:pStyle w:val="afff3"/>
        <w:spacing w:before="0" w:beforeAutospacing="0" w:after="0" w:afterAutospacing="0"/>
        <w:ind w:firstLine="708"/>
        <w:jc w:val="both"/>
        <w:textAlignment w:val="baseline"/>
        <w:rPr>
          <w:color w:val="000000"/>
        </w:rPr>
      </w:pPr>
    </w:p>
    <w:p w14:paraId="363C2778" w14:textId="11B98059" w:rsidR="00B825BB" w:rsidRPr="00B825BB" w:rsidRDefault="00B825BB" w:rsidP="00465968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69" w:name="_Toc240723519"/>
      <w:r w:rsidRPr="00B825BB">
        <w:rPr>
          <w:rFonts w:cs="Times New Roman"/>
          <w:szCs w:val="24"/>
        </w:rPr>
        <w:t>Требования к</w:t>
      </w:r>
      <w:r>
        <w:rPr>
          <w:rFonts w:cs="Times New Roman"/>
          <w:szCs w:val="24"/>
        </w:rPr>
        <w:t xml:space="preserve"> функционалу</w:t>
      </w:r>
      <w:r w:rsidRPr="00B825BB">
        <w:rPr>
          <w:rFonts w:cs="Times New Roman"/>
          <w:szCs w:val="24"/>
        </w:rPr>
        <w:t xml:space="preserve"> расчет</w:t>
      </w:r>
      <w:r>
        <w:rPr>
          <w:rFonts w:cs="Times New Roman"/>
          <w:szCs w:val="24"/>
        </w:rPr>
        <w:t>а и</w:t>
      </w:r>
      <w:r w:rsidRPr="00B825BB">
        <w:rPr>
          <w:rFonts w:cs="Times New Roman"/>
          <w:szCs w:val="24"/>
        </w:rPr>
        <w:t xml:space="preserve"> объемов подконтрольной продукции</w:t>
      </w:r>
      <w:bookmarkEnd w:id="169"/>
      <w:r w:rsidRPr="00B825BB">
        <w:rPr>
          <w:rFonts w:cs="Times New Roman"/>
          <w:szCs w:val="24"/>
        </w:rPr>
        <w:t xml:space="preserve"> </w:t>
      </w:r>
    </w:p>
    <w:p w14:paraId="68150A9F" w14:textId="77777777" w:rsidR="00DA050F" w:rsidRDefault="00DA050F" w:rsidP="00DA050F">
      <w:pPr>
        <w:pStyle w:val="ae"/>
        <w:ind w:firstLine="0"/>
        <w:rPr>
          <w:lang w:eastAsia="en-US"/>
        </w:rPr>
      </w:pPr>
    </w:p>
    <w:p w14:paraId="34852A54" w14:textId="063072C3" w:rsidR="004E23E2" w:rsidRDefault="004E23E2" w:rsidP="008C3E78">
      <w:pPr>
        <w:pStyle w:val="afff3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</w:rPr>
      </w:pPr>
      <w:r>
        <w:rPr>
          <w:color w:val="000000"/>
        </w:rPr>
        <w:t>Должен быть реализован справочник продукции, по которой возможно доначисление НДС в случае несоответствия</w:t>
      </w:r>
      <w:r w:rsidR="00824E23">
        <w:rPr>
          <w:color w:val="000000"/>
        </w:rPr>
        <w:t xml:space="preserve"> характеристик (например, молоч</w:t>
      </w:r>
      <w:r>
        <w:rPr>
          <w:color w:val="000000"/>
        </w:rPr>
        <w:t>н</w:t>
      </w:r>
      <w:r w:rsidR="00824E23">
        <w:rPr>
          <w:color w:val="000000"/>
        </w:rPr>
        <w:t>а</w:t>
      </w:r>
      <w:r>
        <w:rPr>
          <w:color w:val="000000"/>
        </w:rPr>
        <w:t>я продукция). Позиции справочника должны быть определены с учетом маппинга справочных значений компонента ФГИС «</w:t>
      </w:r>
      <w:proofErr w:type="spellStart"/>
      <w:r>
        <w:rPr>
          <w:color w:val="000000"/>
        </w:rPr>
        <w:t>ВетИС</w:t>
      </w:r>
      <w:proofErr w:type="spellEnd"/>
      <w:r>
        <w:rPr>
          <w:color w:val="000000"/>
        </w:rPr>
        <w:t>» «Меркурий» и положений пункта 2 статьи 164 «</w:t>
      </w:r>
      <w:r w:rsidRPr="004E23E2">
        <w:rPr>
          <w:color w:val="000000"/>
        </w:rPr>
        <w:t>Налоговые ставки</w:t>
      </w:r>
      <w:r>
        <w:rPr>
          <w:color w:val="000000"/>
        </w:rPr>
        <w:t xml:space="preserve">» </w:t>
      </w:r>
      <w:r w:rsidRPr="004E23E2">
        <w:rPr>
          <w:color w:val="000000"/>
        </w:rPr>
        <w:t>Налогов</w:t>
      </w:r>
      <w:r>
        <w:rPr>
          <w:color w:val="000000"/>
        </w:rPr>
        <w:t>ого</w:t>
      </w:r>
      <w:r w:rsidRPr="004E23E2">
        <w:rPr>
          <w:color w:val="000000"/>
        </w:rPr>
        <w:t xml:space="preserve"> кодекс</w:t>
      </w:r>
      <w:r>
        <w:rPr>
          <w:color w:val="000000"/>
        </w:rPr>
        <w:t>а</w:t>
      </w:r>
      <w:r w:rsidRPr="004E23E2">
        <w:rPr>
          <w:color w:val="000000"/>
        </w:rPr>
        <w:t xml:space="preserve"> Российской Федерации (часть вторая) от 05.08.2000 </w:t>
      </w:r>
      <w:r>
        <w:rPr>
          <w:color w:val="000000"/>
        </w:rPr>
        <w:t>№</w:t>
      </w:r>
      <w:r w:rsidRPr="004E23E2">
        <w:rPr>
          <w:color w:val="000000"/>
        </w:rPr>
        <w:t xml:space="preserve"> 117-ФЗ</w:t>
      </w:r>
      <w:r>
        <w:rPr>
          <w:color w:val="000000"/>
        </w:rPr>
        <w:t>.</w:t>
      </w:r>
      <w:r w:rsidR="000E7A97">
        <w:rPr>
          <w:color w:val="000000"/>
        </w:rPr>
        <w:t xml:space="preserve"> Также должен быть создан справочник средних цен на продукцию на основании сведений о средних потребительских ценах из Росстата (</w:t>
      </w:r>
      <w:hyperlink r:id="rId15" w:history="1">
        <w:r w:rsidR="000E7A97" w:rsidRPr="00C21627">
          <w:rPr>
            <w:rStyle w:val="af8"/>
          </w:rPr>
          <w:t>https://rosstat.gov.ru/statistics/price</w:t>
        </w:r>
      </w:hyperlink>
      <w:r w:rsidR="000E7A97">
        <w:rPr>
          <w:color w:val="000000"/>
        </w:rPr>
        <w:t xml:space="preserve">). </w:t>
      </w:r>
    </w:p>
    <w:p w14:paraId="76A38CD9" w14:textId="02A23FF3" w:rsidR="004E23E2" w:rsidRDefault="004E23E2" w:rsidP="008C04ED">
      <w:pPr>
        <w:pStyle w:val="afff3"/>
        <w:spacing w:before="0" w:beforeAutospacing="0" w:after="0" w:afterAutospacing="0" w:line="480" w:lineRule="auto"/>
        <w:ind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Основными функциями в сервисе расчета объемов подконтрольной продукции для ФНС являются:</w:t>
      </w:r>
    </w:p>
    <w:p w14:paraId="693F966C" w14:textId="35B6E595" w:rsidR="006A7989" w:rsidRPr="000E7A97" w:rsidRDefault="006A7989" w:rsidP="006A7989">
      <w:pPr>
        <w:pStyle w:val="ae"/>
        <w:numPr>
          <w:ilvl w:val="0"/>
          <w:numId w:val="74"/>
        </w:numPr>
      </w:pPr>
      <w:r>
        <w:t xml:space="preserve">Управление справочником </w:t>
      </w:r>
      <w:r>
        <w:rPr>
          <w:color w:val="000000"/>
        </w:rPr>
        <w:t>продукции, по которой возможно доначисление НДС</w:t>
      </w:r>
      <w:r w:rsidR="008C04ED">
        <w:rPr>
          <w:color w:val="000000"/>
        </w:rPr>
        <w:t>,</w:t>
      </w:r>
      <w:r>
        <w:rPr>
          <w:color w:val="000000"/>
        </w:rPr>
        <w:t xml:space="preserve"> в случае несоответствия характеристик</w:t>
      </w:r>
      <w:r w:rsidRPr="00141482">
        <w:rPr>
          <w:color w:val="000000"/>
        </w:rPr>
        <w:t>;</w:t>
      </w:r>
    </w:p>
    <w:p w14:paraId="6A8A4D14" w14:textId="1B76C78B" w:rsidR="000E7A97" w:rsidRDefault="000E7A97" w:rsidP="006A7989">
      <w:pPr>
        <w:pStyle w:val="ae"/>
        <w:numPr>
          <w:ilvl w:val="0"/>
          <w:numId w:val="74"/>
        </w:numPr>
      </w:pPr>
      <w:r>
        <w:t>Управление справочником средних потребительских цен</w:t>
      </w:r>
      <w:r w:rsidRPr="00141482">
        <w:t>;</w:t>
      </w:r>
    </w:p>
    <w:p w14:paraId="67B3229C" w14:textId="449256CD" w:rsidR="006A7989" w:rsidRDefault="006A7989" w:rsidP="006A7989">
      <w:pPr>
        <w:pStyle w:val="ae"/>
        <w:numPr>
          <w:ilvl w:val="0"/>
          <w:numId w:val="74"/>
        </w:numPr>
      </w:pPr>
      <w:r>
        <w:t xml:space="preserve">Сбор из подтвержденных нарушений, </w:t>
      </w:r>
      <w:r w:rsidR="00824E23">
        <w:t>выявленных</w:t>
      </w:r>
      <w:r>
        <w:t xml:space="preserve"> сценарными ИИ-моделями,</w:t>
      </w:r>
      <w:r w:rsidR="008E2E3B">
        <w:t xml:space="preserve"> а также из иных источников</w:t>
      </w:r>
      <w:r>
        <w:t xml:space="preserve"> информации о хоз</w:t>
      </w:r>
      <w:r w:rsidR="008C04ED">
        <w:t xml:space="preserve">. </w:t>
      </w:r>
      <w:r>
        <w:t xml:space="preserve">субъектах-нарушителях и объемах продукции с нарушениями. Перечень ИИ-моделей, подтвержденные нарушения из которых должны попадать в выборку, определяется на этапе технического проектирования. При сборе также должен учитываться </w:t>
      </w:r>
      <w:r>
        <w:rPr>
          <w:color w:val="000000"/>
        </w:rPr>
        <w:t>справочник продукции, по которой возможно доначисление НДС в случае несоответствия характеристик</w:t>
      </w:r>
      <w:r w:rsidR="008E2E3B">
        <w:rPr>
          <w:color w:val="000000"/>
        </w:rPr>
        <w:t>. У каждого учитываемого нарушения должна сохраняться дата</w:t>
      </w:r>
      <w:r w:rsidRPr="006A7989">
        <w:t>;</w:t>
      </w:r>
    </w:p>
    <w:p w14:paraId="7525A03E" w14:textId="6C6607E9" w:rsidR="006A7989" w:rsidRPr="008E2E3B" w:rsidRDefault="006A7989" w:rsidP="006A7989">
      <w:pPr>
        <w:pStyle w:val="ae"/>
        <w:numPr>
          <w:ilvl w:val="0"/>
          <w:numId w:val="74"/>
        </w:numPr>
      </w:pPr>
      <w:r>
        <w:lastRenderedPageBreak/>
        <w:t>Агрегация сведений об объемах продукции с нарушениями с детализацией потенциального экономического ущерба</w:t>
      </w:r>
      <w:r w:rsidR="008E2E3B">
        <w:t xml:space="preserve">, </w:t>
      </w:r>
      <w:r w:rsidR="00824E23">
        <w:t>рассчитанного</w:t>
      </w:r>
      <w:r w:rsidR="008E2E3B">
        <w:t xml:space="preserve"> с помощью значений справочника средних потребительских цен. Агрегация должна происходить как минимум в разрезах «хозсубъект», «хозсубъект и объект», «хозсубъект и объект и продукция»</w:t>
      </w:r>
      <w:r w:rsidR="008E2E3B" w:rsidRPr="00141482">
        <w:t>;</w:t>
      </w:r>
    </w:p>
    <w:p w14:paraId="051E6BBA" w14:textId="039A3541" w:rsidR="008E2E3B" w:rsidRDefault="008E2E3B" w:rsidP="006A7989">
      <w:pPr>
        <w:pStyle w:val="ae"/>
        <w:numPr>
          <w:ilvl w:val="0"/>
          <w:numId w:val="74"/>
        </w:numPr>
      </w:pPr>
      <w:r>
        <w:t>Обеспечение доступа к данным для внешних потребителей. Способ обеспечения доступа, ролевая модель доступа и целевые пока</w:t>
      </w:r>
      <w:r w:rsidR="009A5BE4">
        <w:t>затели скорости ответа определяю</w:t>
      </w:r>
      <w:r>
        <w:t>тся на этапе технического проектирования</w:t>
      </w:r>
      <w:r w:rsidRPr="00141482">
        <w:t>;</w:t>
      </w:r>
    </w:p>
    <w:p w14:paraId="12CCDF5B" w14:textId="07F2B535" w:rsidR="008E2E3B" w:rsidRPr="00505078" w:rsidRDefault="008E2E3B" w:rsidP="006A7989">
      <w:pPr>
        <w:pStyle w:val="ae"/>
        <w:numPr>
          <w:ilvl w:val="0"/>
          <w:numId w:val="74"/>
        </w:numPr>
      </w:pPr>
      <w:r>
        <w:t>Обеспечение возможности поиска сведений по критериям. Перечень возможных критериев отбора определяется на этапе технического проектирования.</w:t>
      </w:r>
    </w:p>
    <w:p w14:paraId="5AAD7A52" w14:textId="214A6A9C" w:rsidR="006A7989" w:rsidRDefault="006A7989" w:rsidP="006A7989">
      <w:pPr>
        <w:pStyle w:val="ae"/>
      </w:pPr>
      <w:r>
        <w:t xml:space="preserve">Источником сведений для расчетов </w:t>
      </w:r>
      <w:r w:rsidR="008E2E3B">
        <w:t xml:space="preserve">объемов небезопасной продукции с потенциальным доначислением НДС </w:t>
      </w:r>
      <w:r>
        <w:t>является аналитическое хранилище Системы и иные источники, в том числе ручной ввод. В случае, если для повышения качества первичного и/или повторно</w:t>
      </w:r>
      <w:r w:rsidR="00824E23">
        <w:t>го</w:t>
      </w:r>
      <w:r>
        <w:t xml:space="preserve"> расчета категорий необходима загрузка дополнительных сведений в хранилище данных Системы:</w:t>
      </w:r>
    </w:p>
    <w:p w14:paraId="4C3A77E0" w14:textId="77777777" w:rsidR="006A7989" w:rsidRPr="00141482" w:rsidRDefault="006A7989" w:rsidP="006A7989">
      <w:pPr>
        <w:pStyle w:val="ae"/>
        <w:numPr>
          <w:ilvl w:val="0"/>
          <w:numId w:val="66"/>
        </w:numPr>
      </w:pPr>
      <w:r>
        <w:t>Исполнитель предоставляет обоснование необходимости дополнительных данных, включая перечень и ожидаемый эффект</w:t>
      </w:r>
      <w:r w:rsidRPr="00141482">
        <w:t>;</w:t>
      </w:r>
    </w:p>
    <w:p w14:paraId="7A15AF47" w14:textId="761D7C50" w:rsidR="006A7989" w:rsidRPr="00141482" w:rsidRDefault="006A7989" w:rsidP="006A7989">
      <w:pPr>
        <w:pStyle w:val="ae"/>
        <w:numPr>
          <w:ilvl w:val="0"/>
          <w:numId w:val="66"/>
        </w:numPr>
      </w:pPr>
      <w:r>
        <w:t>Заказчик обеспечивает первичную загрузку дополнительных данных в случае технической возможности</w:t>
      </w:r>
      <w:r w:rsidRPr="00141482">
        <w:t>;</w:t>
      </w:r>
    </w:p>
    <w:p w14:paraId="2CF22E01" w14:textId="77777777" w:rsidR="006A7989" w:rsidRPr="00141482" w:rsidRDefault="006A7989" w:rsidP="006A7989">
      <w:pPr>
        <w:pStyle w:val="ae"/>
        <w:numPr>
          <w:ilvl w:val="0"/>
          <w:numId w:val="66"/>
        </w:numPr>
      </w:pPr>
      <w:r>
        <w:t xml:space="preserve">Все преобразования дополнительных данных, включая </w:t>
      </w:r>
      <w:r>
        <w:rPr>
          <w:lang w:val="en-US"/>
        </w:rPr>
        <w:t>ETL</w:t>
      </w:r>
      <w:r>
        <w:t>-сценарии и связи с существующими данными, осуществляет Исполнитель по согласованию с Заказчиком.</w:t>
      </w:r>
    </w:p>
    <w:p w14:paraId="77FEA444" w14:textId="77777777" w:rsidR="004E23E2" w:rsidRDefault="004E23E2" w:rsidP="004E23E2">
      <w:pPr>
        <w:pStyle w:val="afff3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BCA9526" w14:textId="0DC1F147" w:rsidR="00B825BB" w:rsidRPr="00B825BB" w:rsidRDefault="000547C1" w:rsidP="00465968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70" w:name="_Toc240723520"/>
      <w:r>
        <w:rPr>
          <w:rFonts w:cs="Times New Roman"/>
          <w:szCs w:val="24"/>
        </w:rPr>
        <w:t xml:space="preserve">Требования к </w:t>
      </w:r>
      <w:r w:rsidR="000A72FB">
        <w:rPr>
          <w:rFonts w:cs="Times New Roman"/>
          <w:szCs w:val="24"/>
        </w:rPr>
        <w:t>статистическим и техническим отчетам</w:t>
      </w:r>
      <w:bookmarkEnd w:id="170"/>
    </w:p>
    <w:p w14:paraId="7D8F8AA6" w14:textId="77777777" w:rsidR="00B825BB" w:rsidRDefault="00B825BB" w:rsidP="00DA050F">
      <w:pPr>
        <w:pStyle w:val="ae"/>
        <w:ind w:firstLine="0"/>
        <w:rPr>
          <w:lang w:eastAsia="en-US"/>
        </w:rPr>
      </w:pPr>
    </w:p>
    <w:p w14:paraId="0007695A" w14:textId="73E5C6D8" w:rsidR="00B825BB" w:rsidRDefault="009C7972" w:rsidP="009C7972">
      <w:pPr>
        <w:pStyle w:val="ae"/>
        <w:rPr>
          <w:lang w:eastAsia="en-US"/>
        </w:rPr>
      </w:pPr>
      <w:r>
        <w:rPr>
          <w:lang w:eastAsia="en-US"/>
        </w:rPr>
        <w:t>Должны быть созданы статистические и технические отчеты в общем количестве 10 штук.</w:t>
      </w:r>
    </w:p>
    <w:p w14:paraId="453DF7FC" w14:textId="43F77A33" w:rsidR="009C7972" w:rsidRDefault="009C7972" w:rsidP="009C7972">
      <w:pPr>
        <w:pStyle w:val="ae"/>
        <w:rPr>
          <w:lang w:eastAsia="en-US"/>
        </w:rPr>
      </w:pPr>
      <w:r>
        <w:rPr>
          <w:lang w:eastAsia="en-US"/>
        </w:rPr>
        <w:t xml:space="preserve">К техническим отчетам </w:t>
      </w:r>
      <w:r w:rsidR="0055320D">
        <w:rPr>
          <w:lang w:eastAsia="en-US"/>
        </w:rPr>
        <w:t xml:space="preserve">в приоритетном порядке </w:t>
      </w:r>
      <w:r>
        <w:rPr>
          <w:lang w:eastAsia="en-US"/>
        </w:rPr>
        <w:t>отно</w:t>
      </w:r>
      <w:r w:rsidR="0055320D">
        <w:rPr>
          <w:lang w:eastAsia="en-US"/>
        </w:rPr>
        <w:t>сятся:</w:t>
      </w:r>
    </w:p>
    <w:p w14:paraId="15ADE41A" w14:textId="1EA1EA09" w:rsidR="0055320D" w:rsidRPr="00141482" w:rsidRDefault="0055320D" w:rsidP="0055320D">
      <w:pPr>
        <w:pStyle w:val="ae"/>
        <w:numPr>
          <w:ilvl w:val="0"/>
          <w:numId w:val="66"/>
        </w:numPr>
      </w:pPr>
      <w:r>
        <w:t>Статистика вызова внешних и внутренних сервисов</w:t>
      </w:r>
      <w:r w:rsidRPr="00141482">
        <w:t>;</w:t>
      </w:r>
    </w:p>
    <w:p w14:paraId="449C2AC5" w14:textId="6E7025F7" w:rsidR="0055320D" w:rsidRPr="00141482" w:rsidRDefault="0055320D" w:rsidP="0055320D">
      <w:pPr>
        <w:pStyle w:val="ae"/>
        <w:numPr>
          <w:ilvl w:val="0"/>
          <w:numId w:val="66"/>
        </w:numPr>
      </w:pPr>
      <w:r>
        <w:t>Статистика взаимодействия пользователей с цифровыми индикаторами рисков</w:t>
      </w:r>
      <w:r w:rsidRPr="00141482">
        <w:t>;</w:t>
      </w:r>
    </w:p>
    <w:p w14:paraId="5F6D765B" w14:textId="10CF52A1" w:rsidR="0055320D" w:rsidRPr="00141482" w:rsidRDefault="0055320D" w:rsidP="0055320D">
      <w:pPr>
        <w:pStyle w:val="ae"/>
        <w:numPr>
          <w:ilvl w:val="0"/>
          <w:numId w:val="66"/>
        </w:numPr>
      </w:pPr>
      <w:r>
        <w:lastRenderedPageBreak/>
        <w:t>Статистика обращений к сведениям об объемах продукции с потенциальным доначислением НДС</w:t>
      </w:r>
      <w:r w:rsidR="00313AF0">
        <w:t>.</w:t>
      </w:r>
    </w:p>
    <w:p w14:paraId="206EB30D" w14:textId="733A4255" w:rsidR="0055320D" w:rsidRDefault="00190363" w:rsidP="009C7972">
      <w:pPr>
        <w:pStyle w:val="ae"/>
        <w:rPr>
          <w:lang w:eastAsia="en-US"/>
        </w:rPr>
      </w:pPr>
      <w:r>
        <w:rPr>
          <w:lang w:eastAsia="en-US"/>
        </w:rPr>
        <w:t>К статистическим отчетам в приоритетном порядке относятся:</w:t>
      </w:r>
    </w:p>
    <w:p w14:paraId="153B5CA6" w14:textId="0767C740" w:rsidR="00313AF0" w:rsidRPr="00141482" w:rsidRDefault="00313AF0" w:rsidP="00313AF0">
      <w:pPr>
        <w:pStyle w:val="ae"/>
        <w:numPr>
          <w:ilvl w:val="0"/>
          <w:numId w:val="66"/>
        </w:numPr>
      </w:pPr>
      <w:r>
        <w:rPr>
          <w:color w:val="000000"/>
        </w:rPr>
        <w:t>Сводная отчетность о проведенных КНМ, выявленных правонарушениях и принятых мерах в разрезе по регионам и по стране в целом</w:t>
      </w:r>
      <w:r w:rsidRPr="00141482">
        <w:t>;</w:t>
      </w:r>
    </w:p>
    <w:p w14:paraId="215E1BA8" w14:textId="53B3F3D9" w:rsidR="00313AF0" w:rsidRPr="00141482" w:rsidRDefault="00313AF0" w:rsidP="00313AF0">
      <w:pPr>
        <w:pStyle w:val="ae"/>
        <w:numPr>
          <w:ilvl w:val="0"/>
          <w:numId w:val="66"/>
        </w:numPr>
      </w:pPr>
      <w:r>
        <w:t>Статистика о выявленной продукции с потенциальным доначислением НДС</w:t>
      </w:r>
      <w:r w:rsidRPr="00141482">
        <w:t>;</w:t>
      </w:r>
    </w:p>
    <w:p w14:paraId="6D685493" w14:textId="77777777" w:rsidR="00313AF0" w:rsidRPr="00141482" w:rsidRDefault="00313AF0" w:rsidP="00313AF0">
      <w:pPr>
        <w:pStyle w:val="ae"/>
        <w:numPr>
          <w:ilvl w:val="0"/>
          <w:numId w:val="66"/>
        </w:numPr>
      </w:pPr>
      <w:r>
        <w:t>Статистика эффективности цифровых индикаторов рисков</w:t>
      </w:r>
      <w:r w:rsidRPr="00141482">
        <w:t>;</w:t>
      </w:r>
    </w:p>
    <w:p w14:paraId="3257BD38" w14:textId="7F4D28B7" w:rsidR="00313AF0" w:rsidRPr="00141482" w:rsidRDefault="00313AF0" w:rsidP="00313AF0">
      <w:pPr>
        <w:pStyle w:val="ae"/>
        <w:numPr>
          <w:ilvl w:val="0"/>
          <w:numId w:val="66"/>
        </w:numPr>
      </w:pPr>
      <w:r>
        <w:t xml:space="preserve">Статистика работы </w:t>
      </w:r>
      <w:r w:rsidR="00362B0C">
        <w:t>инспекторского</w:t>
      </w:r>
      <w:r>
        <w:t xml:space="preserve"> состава со сценарными ИИ-моделями и цифровыми индикаторами рисков.</w:t>
      </w:r>
    </w:p>
    <w:p w14:paraId="18F1CB85" w14:textId="278B5C94" w:rsidR="00B825BB" w:rsidRDefault="00313AF0" w:rsidP="00313AF0">
      <w:pPr>
        <w:pStyle w:val="ae"/>
        <w:rPr>
          <w:color w:val="000000"/>
        </w:rPr>
      </w:pPr>
      <w:r>
        <w:t xml:space="preserve">Источником сведений для отчетов является аналитическое хранилище Системы. </w:t>
      </w:r>
      <w:r>
        <w:rPr>
          <w:lang w:eastAsia="en-US"/>
        </w:rPr>
        <w:t xml:space="preserve">Перечень реализуемых отчетов и их наполнение согласуется с Заказчиком на этапе обследования отраслевых технологических процессов. </w:t>
      </w:r>
      <w:r>
        <w:rPr>
          <w:color w:val="000000"/>
        </w:rPr>
        <w:t>М</w:t>
      </w:r>
      <w:r w:rsidR="00B825BB">
        <w:rPr>
          <w:color w:val="000000"/>
        </w:rPr>
        <w:t xml:space="preserve">акеты и их предварительная структура </w:t>
      </w:r>
      <w:r>
        <w:rPr>
          <w:color w:val="000000"/>
        </w:rPr>
        <w:t>должны быть подготовлены и согласованы с Заказчиком на этапе технического проектирования</w:t>
      </w:r>
      <w:r w:rsidR="00B825BB">
        <w:rPr>
          <w:color w:val="000000"/>
        </w:rPr>
        <w:t>.</w:t>
      </w:r>
    </w:p>
    <w:p w14:paraId="1E010D71" w14:textId="77777777" w:rsidR="00BD66E0" w:rsidRDefault="00BD66E0" w:rsidP="00BD66E0">
      <w:pPr>
        <w:pStyle w:val="afff3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65AD4112" w14:textId="2FB3B436" w:rsidR="00BD66E0" w:rsidRPr="00BD66E0" w:rsidRDefault="00BD66E0" w:rsidP="00465968">
      <w:pPr>
        <w:pStyle w:val="22"/>
        <w:numPr>
          <w:ilvl w:val="0"/>
          <w:numId w:val="50"/>
        </w:numPr>
        <w:spacing w:before="200" w:after="0" w:line="276" w:lineRule="auto"/>
        <w:jc w:val="left"/>
        <w:rPr>
          <w:rFonts w:cs="Times New Roman"/>
          <w:szCs w:val="24"/>
        </w:rPr>
      </w:pPr>
      <w:bookmarkStart w:id="171" w:name="_Toc240723521"/>
      <w:r w:rsidRPr="00BD66E0">
        <w:rPr>
          <w:rFonts w:cs="Times New Roman"/>
          <w:szCs w:val="24"/>
        </w:rPr>
        <w:t>Требования к интеграционному взаимодействию</w:t>
      </w:r>
      <w:bookmarkEnd w:id="171"/>
    </w:p>
    <w:p w14:paraId="286B5F60" w14:textId="77777777" w:rsidR="00313AF0" w:rsidRDefault="00313AF0" w:rsidP="00313AF0">
      <w:pPr>
        <w:pStyle w:val="afff3"/>
        <w:spacing w:before="0" w:beforeAutospacing="0" w:after="0" w:afterAutospacing="0"/>
        <w:ind w:firstLine="708"/>
        <w:jc w:val="both"/>
        <w:textAlignment w:val="baseline"/>
        <w:rPr>
          <w:color w:val="000000"/>
        </w:rPr>
      </w:pPr>
    </w:p>
    <w:p w14:paraId="77E12903" w14:textId="761A6105" w:rsidR="00465968" w:rsidRDefault="00E11439" w:rsidP="00E11439">
      <w:pPr>
        <w:pStyle w:val="ae"/>
      </w:pPr>
      <w:r w:rsidRPr="00E11439">
        <w:t>Должна быть обеспечена передача сведений о сработавших индикаторах риска с помощью у</w:t>
      </w:r>
      <w:r w:rsidR="00465968" w:rsidRPr="00E11439">
        <w:t>ниверсальн</w:t>
      </w:r>
      <w:r w:rsidRPr="00E11439">
        <w:t xml:space="preserve">ого </w:t>
      </w:r>
      <w:r w:rsidR="00465968" w:rsidRPr="00E11439">
        <w:t>вид</w:t>
      </w:r>
      <w:r w:rsidRPr="00E11439">
        <w:t>а</w:t>
      </w:r>
      <w:r w:rsidR="00465968" w:rsidRPr="00E11439">
        <w:t xml:space="preserve"> сведений </w:t>
      </w:r>
      <w:r w:rsidRPr="00E11439">
        <w:t xml:space="preserve">СМЭВ 3 </w:t>
      </w:r>
      <w:hyperlink r:id="rId16" w:anchor="/inquiries/87fa99ec-cc91-4eff-99ce-b5f83c4ae2da/versions/290eaea4-ede8-4529-a295-54aa0f7a577d?area=DEV" w:history="1">
        <w:r w:rsidR="005F040F" w:rsidRPr="00547DB3">
          <w:rPr>
            <w:rStyle w:val="af8"/>
          </w:rPr>
          <w:t>https://nsud.gosuslugi.ru/pud/#/inquiries/87fa99ec-cc91-4eff-99ce-b5f83c4ae2da/versions/290eaea4-ede8-4529-a295-54aa0f7a577d?area=DEV</w:t>
        </w:r>
      </w:hyperlink>
      <w:r w:rsidR="005F040F">
        <w:rPr>
          <w:rStyle w:val="af8"/>
        </w:rPr>
        <w:t xml:space="preserve"> </w:t>
      </w:r>
      <w:r>
        <w:t>.</w:t>
      </w:r>
    </w:p>
    <w:p w14:paraId="64FF099E" w14:textId="572CB887" w:rsidR="00E11439" w:rsidRDefault="00E11439" w:rsidP="00E11439">
      <w:pPr>
        <w:pStyle w:val="ae"/>
      </w:pPr>
      <w:commentRangeStart w:id="172"/>
      <w:r>
        <w:t>Также должна быть обеспечена передача сведений об изменении категорий риска с помощью вида сведений СМЭВ 3 (</w:t>
      </w:r>
      <w:r w:rsidRPr="00E11439">
        <w:rPr>
          <w:color w:val="FF0000"/>
        </w:rPr>
        <w:t>какого?)</w:t>
      </w:r>
      <w:commentRangeEnd w:id="172"/>
      <w:r w:rsidRPr="00E11439">
        <w:rPr>
          <w:color w:val="FF0000"/>
        </w:rPr>
        <w:commentReference w:id="172"/>
      </w:r>
    </w:p>
    <w:p w14:paraId="38E9C183" w14:textId="06EDF53E" w:rsidR="00465968" w:rsidRDefault="00E11439" w:rsidP="00E11439">
      <w:pPr>
        <w:pStyle w:val="ae"/>
        <w:ind w:firstLine="0"/>
      </w:pPr>
      <w:r>
        <w:tab/>
        <w:t xml:space="preserve">Должны быть обеспечены прием и сохранение сведений, полученных в результате выполнения двух вышеуказанных внешних запросов. </w:t>
      </w:r>
    </w:p>
    <w:p w14:paraId="71E60E95" w14:textId="2DB25A05" w:rsidR="00E11439" w:rsidRDefault="00E11439" w:rsidP="00E11439">
      <w:pPr>
        <w:pStyle w:val="ae"/>
        <w:ind w:firstLine="0"/>
      </w:pPr>
      <w:r>
        <w:tab/>
        <w:t>Кроме того, должны быть реализованы внутренние интеграционные механизмы в количестве, достаточном для выполнения требований настоящего ТЗ, в том числе:</w:t>
      </w:r>
    </w:p>
    <w:p w14:paraId="4998B1F7" w14:textId="13E3CA5E" w:rsidR="00E11439" w:rsidRPr="00141482" w:rsidRDefault="00E11439" w:rsidP="00E11439">
      <w:pPr>
        <w:pStyle w:val="ae"/>
        <w:numPr>
          <w:ilvl w:val="0"/>
          <w:numId w:val="66"/>
        </w:numPr>
      </w:pPr>
      <w:r>
        <w:t>Вызова пересчета сработавшего цифрового индикатора рисков</w:t>
      </w:r>
      <w:r w:rsidRPr="00141482">
        <w:t>;</w:t>
      </w:r>
    </w:p>
    <w:p w14:paraId="2E342B23" w14:textId="39EC3F39" w:rsidR="00E11439" w:rsidRPr="00141482" w:rsidRDefault="00E11439" w:rsidP="00F23D57">
      <w:pPr>
        <w:pStyle w:val="ae"/>
        <w:numPr>
          <w:ilvl w:val="0"/>
          <w:numId w:val="66"/>
        </w:numPr>
      </w:pPr>
      <w:r>
        <w:t xml:space="preserve">Вызова подсистемы </w:t>
      </w:r>
      <w:r w:rsidRPr="00E11439">
        <w:t>автоматического сбора доказательной базы по сработавшим цифровым индикаторам рисков</w:t>
      </w:r>
      <w:r w:rsidRPr="00141482">
        <w:t>;</w:t>
      </w:r>
    </w:p>
    <w:p w14:paraId="37424CDE" w14:textId="7C2B3905" w:rsidR="00F23D57" w:rsidRPr="00141482" w:rsidRDefault="00F23D57" w:rsidP="00F23D57">
      <w:pPr>
        <w:pStyle w:val="ae"/>
        <w:numPr>
          <w:ilvl w:val="0"/>
          <w:numId w:val="66"/>
        </w:numPr>
      </w:pPr>
      <w:r>
        <w:t>Вызова функций получения справочных значений</w:t>
      </w:r>
      <w:r w:rsidRPr="00141482">
        <w:t>;</w:t>
      </w:r>
    </w:p>
    <w:p w14:paraId="2137686F" w14:textId="13A96CA3" w:rsidR="00F23D57" w:rsidRPr="00141482" w:rsidRDefault="00F23D57" w:rsidP="00F23D57">
      <w:pPr>
        <w:pStyle w:val="ae"/>
        <w:numPr>
          <w:ilvl w:val="0"/>
          <w:numId w:val="66"/>
        </w:numPr>
      </w:pPr>
      <w:r>
        <w:t>Получения сведений из внешних источников (при необходимости).</w:t>
      </w:r>
    </w:p>
    <w:p w14:paraId="04C86A34" w14:textId="77777777" w:rsidR="00366777" w:rsidRDefault="00366777" w:rsidP="00366777">
      <w:pPr>
        <w:pStyle w:val="afff3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2D0D7C8" w14:textId="59338B46" w:rsidR="00B825BB" w:rsidRPr="00DA050F" w:rsidRDefault="00F23D57" w:rsidP="00F23D57">
      <w:pPr>
        <w:pStyle w:val="ae"/>
        <w:jc w:val="left"/>
        <w:rPr>
          <w:lang w:eastAsia="en-US"/>
        </w:rPr>
        <w:sectPr w:rsidR="00B825BB" w:rsidRPr="00DA050F">
          <w:headerReference w:type="default" r:id="rId17"/>
          <w:footerReference w:type="first" r:id="rId18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color w:val="000000"/>
        </w:rPr>
        <w:t>Перечень необходимых интеграций определяется на этапе технического проектирования.</w:t>
      </w:r>
      <w:r w:rsidR="00B825BB">
        <w:br/>
      </w:r>
    </w:p>
    <w:p w14:paraId="59CFAD14" w14:textId="77777777" w:rsidR="00D05AD5" w:rsidRDefault="009F4C0E">
      <w:pPr>
        <w:pStyle w:val="13"/>
        <w:ind w:left="2835" w:firstLine="8789"/>
        <w:rPr>
          <w:color w:val="000000" w:themeColor="text1"/>
        </w:rPr>
      </w:pPr>
      <w:r>
        <w:rPr>
          <w:rFonts w:asciiTheme="minorHAnsi" w:hAnsiTheme="minorHAnsi"/>
          <w:color w:val="000000" w:themeColor="text1"/>
        </w:rPr>
        <w:lastRenderedPageBreak/>
        <w:br/>
      </w:r>
      <w:bookmarkStart w:id="173" w:name="_Toc240723522"/>
      <w:r>
        <w:rPr>
          <w:color w:val="000000" w:themeColor="text1"/>
        </w:rPr>
        <w:t>Форма Перечня представителей Исполнителя</w:t>
      </w:r>
      <w:bookmarkEnd w:id="173"/>
      <w:r>
        <w:rPr>
          <w:color w:val="000000" w:themeColor="text1"/>
        </w:rPr>
        <w:t xml:space="preserve"> </w:t>
      </w:r>
      <w:bookmarkEnd w:id="153"/>
      <w:bookmarkEnd w:id="154"/>
    </w:p>
    <w:p w14:paraId="0F2FB76E" w14:textId="77777777" w:rsidR="00D05AD5" w:rsidRDefault="009F4C0E">
      <w:pPr>
        <w:pStyle w:val="afffff0"/>
        <w:rPr>
          <w:color w:val="000000" w:themeColor="text1"/>
        </w:rPr>
      </w:pPr>
      <w:r>
        <w:rPr>
          <w:color w:val="000000" w:themeColor="text1"/>
        </w:rPr>
        <w:t>Таблица 3.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Таблица_4. \* ARABIC </w:instrText>
      </w:r>
      <w:r>
        <w:rPr>
          <w:color w:val="000000" w:themeColor="text1"/>
        </w:rPr>
        <w:fldChar w:fldCharType="separate"/>
      </w:r>
      <w:r w:rsidR="00E42211">
        <w:rPr>
          <w:noProof/>
          <w:color w:val="000000" w:themeColor="text1"/>
        </w:rPr>
        <w:t>1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– Перечень представителей Исполнителя, уполномоченных на осуществление взаимодействия с Заказчиком при </w:t>
      </w:r>
      <w:r w:rsidR="004D4C81">
        <w:rPr>
          <w:color w:val="000000" w:themeColor="text1"/>
        </w:rPr>
        <w:t>исполнении Контракта</w:t>
      </w:r>
    </w:p>
    <w:tbl>
      <w:tblPr>
        <w:tblW w:w="1460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9" w:type="dxa"/>
          <w:right w:w="94" w:type="dxa"/>
        </w:tblCellMar>
        <w:tblLook w:val="04A0" w:firstRow="1" w:lastRow="0" w:firstColumn="1" w:lastColumn="0" w:noHBand="0" w:noVBand="1"/>
      </w:tblPr>
      <w:tblGrid>
        <w:gridCol w:w="546"/>
        <w:gridCol w:w="3271"/>
        <w:gridCol w:w="3230"/>
        <w:gridCol w:w="2524"/>
        <w:gridCol w:w="1592"/>
        <w:gridCol w:w="3438"/>
      </w:tblGrid>
      <w:tr w:rsidR="00D05AD5" w14:paraId="05F56471" w14:textId="77777777">
        <w:trPr>
          <w:trHeight w:val="1154"/>
        </w:trPr>
        <w:tc>
          <w:tcPr>
            <w:tcW w:w="1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349C9E4D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№ п/п</w:t>
            </w:r>
          </w:p>
        </w:tc>
        <w:tc>
          <w:tcPr>
            <w:tcW w:w="113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7771B14F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ФИО</w:t>
            </w:r>
          </w:p>
        </w:tc>
        <w:tc>
          <w:tcPr>
            <w:tcW w:w="1116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5FAC0C86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Должность</w:t>
            </w:r>
          </w:p>
        </w:tc>
        <w:tc>
          <w:tcPr>
            <w:tcW w:w="874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66694F03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Контактный номер телефона</w:t>
            </w:r>
          </w:p>
        </w:tc>
        <w:tc>
          <w:tcPr>
            <w:tcW w:w="512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71091A3A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Адрес электронной почты</w:t>
            </w:r>
          </w:p>
        </w:tc>
        <w:tc>
          <w:tcPr>
            <w:tcW w:w="1187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</w:tcPr>
          <w:p w14:paraId="054011BE" w14:textId="77777777" w:rsidR="00D05AD5" w:rsidRDefault="009F4C0E">
            <w:pPr>
              <w:pStyle w:val="afffe"/>
              <w:rPr>
                <w:rFonts w:eastAsia="Calibri"/>
                <w:color w:val="000000" w:themeColor="text1"/>
                <w:lang w:eastAsia="zh-CN" w:bidi="hi-IN"/>
              </w:rPr>
            </w:pPr>
            <w:r>
              <w:rPr>
                <w:rFonts w:eastAsia="Calibri"/>
                <w:color w:val="000000" w:themeColor="text1"/>
                <w:lang w:eastAsia="zh-CN" w:bidi="hi-IN"/>
              </w:rPr>
              <w:t>Вид взаимодействия, на которые уполномочено лицо (функционирование службы технической поддержки, руководитель проекта и т.д.), а также роль в проектной команде</w:t>
            </w:r>
          </w:p>
        </w:tc>
      </w:tr>
      <w:tr w:rsidR="00D05AD5" w14:paraId="1C9FA3AE" w14:textId="77777777">
        <w:trPr>
          <w:trHeight w:val="299"/>
        </w:trPr>
        <w:tc>
          <w:tcPr>
            <w:tcW w:w="181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B024B" w14:textId="77777777" w:rsidR="00D05AD5" w:rsidRDefault="00D05AD5">
            <w:pPr>
              <w:pStyle w:val="afffff2"/>
              <w:rPr>
                <w:rFonts w:eastAsia="Calibri"/>
                <w:color w:val="000000" w:themeColor="text1"/>
                <w:lang w:eastAsia="zh-CN" w:bidi="hi-IN"/>
              </w:rPr>
            </w:pPr>
          </w:p>
        </w:tc>
        <w:tc>
          <w:tcPr>
            <w:tcW w:w="1130" w:type="pc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33B669" w14:textId="77777777" w:rsidR="00D05AD5" w:rsidRDefault="00D05AD5">
            <w:pPr>
              <w:pStyle w:val="afffff2"/>
              <w:rPr>
                <w:rFonts w:eastAsia="Calibri"/>
                <w:color w:val="000000" w:themeColor="text1"/>
                <w:lang w:eastAsia="zh-CN" w:bidi="hi-IN"/>
              </w:rPr>
            </w:pPr>
          </w:p>
        </w:tc>
        <w:tc>
          <w:tcPr>
            <w:tcW w:w="1116" w:type="pc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E9B8B4" w14:textId="77777777" w:rsidR="00D05AD5" w:rsidRDefault="00D05AD5">
            <w:pPr>
              <w:pStyle w:val="afffff2"/>
              <w:rPr>
                <w:rFonts w:eastAsia="Calibri"/>
                <w:color w:val="000000" w:themeColor="text1"/>
                <w:lang w:eastAsia="zh-CN" w:bidi="hi-IN"/>
              </w:rPr>
            </w:pPr>
          </w:p>
        </w:tc>
        <w:tc>
          <w:tcPr>
            <w:tcW w:w="874" w:type="pc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5FB412" w14:textId="77777777" w:rsidR="00D05AD5" w:rsidRDefault="00D05AD5">
            <w:pPr>
              <w:pStyle w:val="afffff2"/>
              <w:rPr>
                <w:rFonts w:eastAsia="Calibri"/>
                <w:color w:val="000000" w:themeColor="text1"/>
                <w:lang w:eastAsia="zh-CN" w:bidi="hi-IN"/>
              </w:rPr>
            </w:pPr>
          </w:p>
        </w:tc>
        <w:tc>
          <w:tcPr>
            <w:tcW w:w="512" w:type="pc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8BF8D9" w14:textId="77777777" w:rsidR="00D05AD5" w:rsidRDefault="00D05AD5">
            <w:pPr>
              <w:pStyle w:val="afffff2"/>
              <w:rPr>
                <w:rFonts w:eastAsia="Calibri"/>
                <w:color w:val="000000" w:themeColor="text1"/>
                <w:lang w:eastAsia="zh-CN" w:bidi="hi-IN"/>
              </w:rPr>
            </w:pPr>
          </w:p>
        </w:tc>
        <w:tc>
          <w:tcPr>
            <w:tcW w:w="1187" w:type="pc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D65C4C" w14:textId="77777777" w:rsidR="00D05AD5" w:rsidRDefault="00D05AD5">
            <w:pPr>
              <w:pStyle w:val="afffff2"/>
              <w:rPr>
                <w:rFonts w:eastAsia="Calibri"/>
                <w:b/>
                <w:color w:val="000000" w:themeColor="text1"/>
                <w:lang w:eastAsia="zh-CN" w:bidi="hi-IN"/>
              </w:rPr>
            </w:pPr>
          </w:p>
        </w:tc>
      </w:tr>
    </w:tbl>
    <w:p w14:paraId="33571C69" w14:textId="77777777" w:rsidR="00D05AD5" w:rsidRDefault="00D05AD5">
      <w:pPr>
        <w:spacing w:after="200"/>
        <w:jc w:val="center"/>
        <w:rPr>
          <w:b/>
          <w:color w:val="000000" w:themeColor="text1"/>
        </w:rPr>
        <w:sectPr w:rsidR="00D05AD5"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FE9A596" w14:textId="77777777" w:rsidR="00D05AD5" w:rsidRDefault="009F4C0E">
      <w:pPr>
        <w:pStyle w:val="13"/>
        <w:ind w:left="0"/>
        <w:rPr>
          <w:color w:val="000000" w:themeColor="text1"/>
        </w:rPr>
      </w:pPr>
      <w:bookmarkStart w:id="174" w:name="_Toc158884688"/>
      <w:bookmarkStart w:id="175" w:name="_Toc158884689"/>
      <w:bookmarkStart w:id="176" w:name="_Toc158643988"/>
      <w:bookmarkEnd w:id="174"/>
      <w:bookmarkEnd w:id="175"/>
      <w:r>
        <w:rPr>
          <w:rFonts w:asciiTheme="minorHAnsi" w:hAnsiTheme="minorHAnsi"/>
          <w:color w:val="000000" w:themeColor="text1"/>
        </w:rPr>
        <w:lastRenderedPageBreak/>
        <w:br/>
      </w:r>
      <w:bookmarkStart w:id="177" w:name="_Ref158902517"/>
      <w:bookmarkStart w:id="178" w:name="_Ref158904371"/>
      <w:bookmarkStart w:id="179" w:name="_Toc158900074"/>
      <w:bookmarkStart w:id="180" w:name="_Toc240723523"/>
      <w:r>
        <w:rPr>
          <w:color w:val="000000" w:themeColor="text1"/>
        </w:rPr>
        <w:t>Перечень руководящих документов</w:t>
      </w:r>
      <w:bookmarkEnd w:id="176"/>
      <w:bookmarkEnd w:id="177"/>
      <w:bookmarkEnd w:id="178"/>
      <w:bookmarkEnd w:id="179"/>
      <w:bookmarkEnd w:id="180"/>
    </w:p>
    <w:p w14:paraId="3182433C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Федеральный закон от 27.07.2006 № 149-ФЗ «Об информации, информационных технологиях и о защите информации».</w:t>
      </w:r>
    </w:p>
    <w:p w14:paraId="6D5A232B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Федеральный закон от 27.07.2006 № 152-ФЗ «О персональных данных».</w:t>
      </w:r>
    </w:p>
    <w:p w14:paraId="360428AD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Федеральный закон от 06.04.2011 № 63-ФЗ «Об электронной подписи».</w:t>
      </w:r>
    </w:p>
    <w:p w14:paraId="589938A8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Федеральный закон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 w14:paraId="091F6DA3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30.06.2004 № 327 «Об утверждении Положения о Федеральной службе по ветеринарному и фитосанитарному надзору».</w:t>
      </w:r>
    </w:p>
    <w:p w14:paraId="15BDA936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25.04.2012 № 394 «О мерах по совершенствованию использования информационно-коммуникационных технологий в деятельности государственных органов».</w:t>
      </w:r>
    </w:p>
    <w:p w14:paraId="2811296D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16.10.2012 № 1050 «О некоторых вопросах координации мероприятий по использованию информационно-коммуникационных технологий в деятельности государственных органов».</w:t>
      </w:r>
    </w:p>
    <w:p w14:paraId="356F05E7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30.01.2013 № 62 «О национальном фонде алгоритмов и программ для электронных вычислительных машин».</w:t>
      </w:r>
    </w:p>
    <w:p w14:paraId="7F423772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06.07.2015 № 676 «О требованиях к порядку создания, развития, ввода в эксплуатацию, эксплуатации и вывода из эксплуатации государственных информационных систем, и дальнейшего хранения содержащейся в их базах данных информации».</w:t>
      </w:r>
    </w:p>
    <w:p w14:paraId="2A560A06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41CB5A87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 xml:space="preserve">Постановление Правительства Российской Федерации от 02.09.2015 № 926 «Об утверждении Общих правил определения требований к закупаемым </w:t>
      </w:r>
      <w:r>
        <w:rPr>
          <w:color w:val="000000" w:themeColor="text1"/>
        </w:rPr>
        <w:lastRenderedPageBreak/>
        <w:t>заказчиками отдельным видам товаров, работ, услуг (в том числе предельных цен товаров, работ, услуг)».</w:t>
      </w:r>
    </w:p>
    <w:p w14:paraId="315CB86C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02.09.2015 № 927 «Об определении требований к закупаемым заказчиками отдельным видам товаров, работ, услуг (в том числе предельных цен товаров, работ, услуг)».</w:t>
      </w:r>
    </w:p>
    <w:p w14:paraId="4D1BD6BC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 xml:space="preserve">Постановление Правительства Российской Федерации от 16.11.2015 № 1236 </w:t>
      </w:r>
      <w:r>
        <w:t>«Об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Федерации»</w:t>
      </w:r>
      <w:r>
        <w:rPr>
          <w:color w:val="000000" w:themeColor="text1"/>
        </w:rPr>
        <w:t>.</w:t>
      </w:r>
    </w:p>
    <w:p w14:paraId="4009B96C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05.05.2016 № 392 «О приоритетных направлениях использования и развития информационно-коммуникационных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Федерации».</w:t>
      </w:r>
    </w:p>
    <w:p w14:paraId="501B36E1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10.10.2020 № 1646 «О мерах по обеспечению эффективности мероприятий по использованию информационно-коммуникационных технологий в деятельности федеральных органов исполнительной власти и органов управления государственными внебюджетными фондами».</w:t>
      </w:r>
    </w:p>
    <w:p w14:paraId="3F153CFD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23.12.2021 № 2403 «О повышении эффективности учёта и использования программ для электронных вычислительных машин и баз данных, созданных или приобретённых с привлечением средств федерального бюджета или бюджетов государственных внебюджетных фондов, а также внесении изменений в отдельные акты Правительства Российской Федерации».</w:t>
      </w:r>
    </w:p>
    <w:p w14:paraId="141ADDCA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19.01.2005 № 30 «О Типовом регламенте взаимодействия федеральных органов исполнительной власти».</w:t>
      </w:r>
    </w:p>
    <w:p w14:paraId="65BB4993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Постановление Правительства Российской Федерации от 22.09.2009 № 754 «Об утверждении Положения о системе межведомственного электронного документооборота».</w:t>
      </w:r>
    </w:p>
    <w:p w14:paraId="288ECE19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bookmarkStart w:id="181" w:name="_Hlk162503224"/>
      <w:bookmarkStart w:id="182" w:name="_Hlk162502219"/>
      <w:r>
        <w:rPr>
          <w:color w:val="000000" w:themeColor="text1"/>
        </w:rPr>
        <w:lastRenderedPageBreak/>
        <w:t>ГОСТ Р 59793-2021</w:t>
      </w:r>
      <w:bookmarkEnd w:id="181"/>
      <w:r>
        <w:rPr>
          <w:color w:val="000000" w:themeColor="text1"/>
        </w:rPr>
        <w:t xml:space="preserve"> «Информационные технологии. Комплекс стандартов на автоматизированные системы. Автоматизированные системы. Стадии создания».</w:t>
      </w:r>
      <w:bookmarkEnd w:id="182"/>
    </w:p>
    <w:p w14:paraId="098559F2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bookmarkStart w:id="183" w:name="_Hlk162503088"/>
      <w:r>
        <w:rPr>
          <w:color w:val="000000" w:themeColor="text1"/>
        </w:rPr>
        <w:t>ГОСТ Р 59853-2021</w:t>
      </w:r>
      <w:bookmarkEnd w:id="183"/>
      <w:r>
        <w:rPr>
          <w:color w:val="000000" w:themeColor="text1"/>
        </w:rPr>
        <w:t xml:space="preserve"> «Информационные технологии. Комплекс стандартов на автоматизированные системы. Автоматизированные системы. Термины и определения».</w:t>
      </w:r>
    </w:p>
    <w:p w14:paraId="5BD8499E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bookmarkStart w:id="184" w:name="_Hlk162503354"/>
      <w:bookmarkStart w:id="185" w:name="_Hlk162502299"/>
      <w:r>
        <w:rPr>
          <w:color w:val="000000" w:themeColor="text1"/>
        </w:rPr>
        <w:t>ГОСТ Р </w:t>
      </w:r>
      <w:bookmarkStart w:id="186" w:name="_Hlk162503547"/>
      <w:r>
        <w:rPr>
          <w:color w:val="000000" w:themeColor="text1"/>
        </w:rPr>
        <w:t>59792-2021</w:t>
      </w:r>
      <w:bookmarkEnd w:id="184"/>
      <w:r>
        <w:rPr>
          <w:color w:val="000000" w:themeColor="text1"/>
        </w:rPr>
        <w:t xml:space="preserve"> </w:t>
      </w:r>
      <w:bookmarkEnd w:id="186"/>
      <w:r>
        <w:rPr>
          <w:color w:val="000000" w:themeColor="text1"/>
        </w:rPr>
        <w:t>«Информационные технологии. Комплекс стандартов на автоматизированные системы. Виды испытаний автоматизированных систем».</w:t>
      </w:r>
      <w:bookmarkEnd w:id="185"/>
    </w:p>
    <w:p w14:paraId="138D0ECA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ГОСТ 2.301-68 «Единая система конструкторской документации. Форматы».</w:t>
      </w:r>
    </w:p>
    <w:p w14:paraId="257D0D70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bookmarkStart w:id="187" w:name="_Hlk162503176"/>
      <w:bookmarkStart w:id="188" w:name="_Hlk162502489"/>
      <w:r>
        <w:rPr>
          <w:color w:val="000000" w:themeColor="text1"/>
        </w:rPr>
        <w:t>ГОСТ 34.201-2020</w:t>
      </w:r>
      <w:bookmarkEnd w:id="187"/>
      <w:r>
        <w:rPr>
          <w:color w:val="000000" w:themeColor="text1"/>
        </w:rPr>
        <w:t>. «Межгосударственный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  <w:bookmarkEnd w:id="188"/>
    </w:p>
    <w:p w14:paraId="4979420D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bookmarkStart w:id="189" w:name="_Hlk162502565"/>
      <w:r>
        <w:rPr>
          <w:color w:val="000000" w:themeColor="text1"/>
        </w:rPr>
        <w:t>ГОСТ 34.602-2020. «Межгосударственный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  <w:bookmarkEnd w:id="189"/>
    </w:p>
    <w:p w14:paraId="4BE7C7AF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ГОСТ 19.101-2024. «Единая система программной документации. Виды программ и программных документов».</w:t>
      </w:r>
    </w:p>
    <w:p w14:paraId="77F7F84B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 xml:space="preserve">Приказ ФСТЭК России </w:t>
      </w:r>
      <w:r>
        <w:t>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</w:t>
      </w:r>
      <w:r>
        <w:rPr>
          <w:color w:val="000000" w:themeColor="text1"/>
        </w:rPr>
        <w:t>.</w:t>
      </w:r>
    </w:p>
    <w:p w14:paraId="7EFD4F73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56DDF8DE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Приказ ФСТЭК России от 03.04.2018 № 55 «Об утверждении Положения о системе сертификации средств защиты информации».</w:t>
      </w:r>
    </w:p>
    <w:p w14:paraId="1CA153DD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Приказ ФСТЭК России от 29.04.2021 № 77 «Об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тайну».</w:t>
      </w:r>
    </w:p>
    <w:p w14:paraId="741AF862" w14:textId="77777777" w:rsidR="00D05AD5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lastRenderedPageBreak/>
        <w:t>Приказ Росстандарта от 31.01.2014 № 14-ст «О принятии и введении в действие Общероссийского классификатора видов экономической деятельности (ОКВЭД2) ОК 029-2014 и Общероссийского классификатора продукции по видам экономической деятельности (ОКПД2) ОК 034-2014 (КПЕС 2008)».</w:t>
      </w:r>
    </w:p>
    <w:p w14:paraId="49B7C328" w14:textId="6BBE9876" w:rsidR="00D05AD5" w:rsidRPr="00B825BB" w:rsidRDefault="009F4C0E" w:rsidP="00834F6C">
      <w:pPr>
        <w:pStyle w:val="14"/>
        <w:numPr>
          <w:ilvl w:val="0"/>
          <w:numId w:val="51"/>
        </w:numPr>
        <w:rPr>
          <w:color w:val="000000" w:themeColor="text1"/>
        </w:rPr>
      </w:pPr>
      <w:r>
        <w:rPr>
          <w:color w:val="000000" w:themeColor="text1"/>
        </w:rPr>
        <w:t>Приказ Россельхознадзора от 14.09.2016 № 663 «О Регламенте Федеральной службы по ветеринар</w:t>
      </w:r>
      <w:r w:rsidR="00B825BB">
        <w:rPr>
          <w:color w:val="000000" w:themeColor="text1"/>
        </w:rPr>
        <w:t>ному и фитосанитарному надзору»</w:t>
      </w:r>
      <w:r w:rsidR="00B825BB" w:rsidRPr="00141482">
        <w:rPr>
          <w:color w:val="000000" w:themeColor="text1"/>
        </w:rPr>
        <w:t>.</w:t>
      </w:r>
    </w:p>
    <w:p w14:paraId="1A5C09D7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Кодекс Российской Федерации об административных правонарушениях от 30.12.2001 № 195-ФЗ (с изменениями на 6 ноября 2024 года).</w:t>
      </w:r>
    </w:p>
    <w:p w14:paraId="57F2414A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Федеральный закон от 31.07.2020 № 248-ФЗ «О государственном контроле (надзоре) и муниципальном контроле в Российской Федерации» (далее – Закон 248-ФЗ).</w:t>
      </w:r>
    </w:p>
    <w:p w14:paraId="03BF98F7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Закон РФ «О ветеринарии» от 14.05.1993 № 4979-1.</w:t>
      </w:r>
    </w:p>
    <w:p w14:paraId="685BF07A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Федеральный закон от 02.01.2000 № 29 «О качестве и безопасности пищевых продуктов».</w:t>
      </w:r>
    </w:p>
    <w:p w14:paraId="2A2573BB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10.03.2022 № 336 «Об особенностях организации и осуществления государственного контроля (надзора), муниципального контроля».</w:t>
      </w:r>
    </w:p>
    <w:p w14:paraId="79D586A0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30.06.2010 № 489 «Об утверждении Правил подготовки органами государственного контроля (надзора) и органами муниципального контроля ежегодных планов проведения плановых проверок юридических лиц и ин</w:t>
      </w:r>
      <w:r>
        <w:t>дивидуальных предпринимателей»</w:t>
      </w:r>
      <w:r w:rsidRPr="004F14AC">
        <w:t>.</w:t>
      </w:r>
    </w:p>
    <w:p w14:paraId="0F9AA316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Российской Федерации от 30.06.2021 № 1097 «О федеральном государственном ветеринарном контр</w:t>
      </w:r>
      <w:r>
        <w:t>оле (надзоре)»</w:t>
      </w:r>
      <w:r w:rsidRPr="004F14AC">
        <w:t>.</w:t>
      </w:r>
    </w:p>
    <w:p w14:paraId="57F6A65A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31.12.2020 № 2428 «О порядке формирования плана проведения плановых контрольных (надзорных) мероприятий на очередной календарный год, его согласования с органами прокуратуры, включения в него и исключения из него контрольных (надзорных) мероприятий в течение года».</w:t>
      </w:r>
    </w:p>
    <w:p w14:paraId="2C58A0F0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 xml:space="preserve">Постановление Правительства РФ от 26.11.2015 № 1268 «Об утверждении Правил подачи и рассмотрения заявления об исключении проверки в отношении юридического лица, индивидуального предпринимателя из ежегодного плана проведения плановых проверок и о внесении изменений в </w:t>
      </w:r>
      <w:r w:rsidRPr="004F14AC">
        <w:lastRenderedPageBreak/>
        <w:t>постановление Правительства Российской Федерации от 30 июня 2010 г. № 489».</w:t>
      </w:r>
    </w:p>
    <w:p w14:paraId="5F22F3A6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16.04.2021 № 604 «Об утверждении Правил формирования и ведения единого реестра контрольных (надзорных) мероприятий и о внесении изменения в постановление Правительства Российской Федерации от 28.04.2015 г. № 415».</w:t>
      </w:r>
    </w:p>
    <w:p w14:paraId="5AEA06B0" w14:textId="37D5F233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06.03.2021 № 338 «О межведомственном информационном взаимодействии в рамках осуществления государственного контроля (надз</w:t>
      </w:r>
      <w:r w:rsidR="00231298">
        <w:t>ора), муниципального контроля»</w:t>
      </w:r>
      <w:r w:rsidRPr="004F14AC">
        <w:t>.</w:t>
      </w:r>
    </w:p>
    <w:p w14:paraId="5F0F708B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Постановление Правительства РФ от 06.02.2021 № 128 «Об утверждении Правил формирования, ведения и актуализации ре</w:t>
      </w:r>
      <w:r>
        <w:t>естра обязательных требований».</w:t>
      </w:r>
    </w:p>
    <w:p w14:paraId="6E5D5FD5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Приказ Минсельхоза России от 11.12.2024 № 732 «Об утверждении перечня индикаторов риска нарушения обязательных требований, используемых при осуществлении федерального государственного ветеринарного контроля (надзора)».</w:t>
      </w:r>
    </w:p>
    <w:p w14:paraId="0F325855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Приказ Федеральной службы по ветеринарному и фитосанитарному надзору от 16.09.2024 № 1200 «Об утверждении форм проверочных листов (списков контрольных вопросов, ответы на которые свидетельствуют о соблюдении или несоблюдении контролируемым лицом обязательных требований),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</w:t>
      </w:r>
      <w:r>
        <w:t>еринарного контроля (надзора)»</w:t>
      </w:r>
      <w:r w:rsidRPr="004F14AC">
        <w:t>.</w:t>
      </w:r>
    </w:p>
    <w:p w14:paraId="1973625D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Приказ Федеральной службы по ветеринарному и фитосанитарному надзору от 27.03.2023 № 325 «Об утверждении Порядка составления и утверждения плана финансово-хозяйственной деятельности федеральных государственных бюджетных учреждений, находящихся в ведении Федеральной службы по ветеринарному и фитосанитарному надзору».</w:t>
      </w:r>
    </w:p>
    <w:p w14:paraId="7A914713" w14:textId="77777777" w:rsidR="00B825BB" w:rsidRPr="004F14AC" w:rsidRDefault="00B825BB" w:rsidP="00834F6C">
      <w:pPr>
        <w:pStyle w:val="14"/>
        <w:numPr>
          <w:ilvl w:val="0"/>
          <w:numId w:val="51"/>
        </w:numPr>
        <w:contextualSpacing/>
      </w:pPr>
      <w:r w:rsidRPr="004F14AC">
        <w:t>Приказ Генпрокуратуры России от 02.06.2021 № 294 «О реализации Федерального закона от 31.07.2020 № 248-ФЗ «О государственном контроле (надзоре) и муниципальном контроле в Российской Федерации».</w:t>
      </w:r>
    </w:p>
    <w:p w14:paraId="0528B059" w14:textId="27F46240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lastRenderedPageBreak/>
        <w:t xml:space="preserve">Указ Президента Российской Федерации </w:t>
      </w:r>
      <w:r w:rsidR="0014311B" w:rsidRPr="0014311B">
        <w:t>от 01.05.2022 № 250</w:t>
      </w:r>
      <w:r w:rsidRPr="004F14AC">
        <w:t xml:space="preserve"> «О дополнительных мерах по обеспечению информационной безопасности Российской Федерации».</w:t>
      </w:r>
    </w:p>
    <w:p w14:paraId="0501E6A1" w14:textId="6556EF47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Постановление Правительства Российской Федерации от </w:t>
      </w:r>
      <w:proofErr w:type="spellStart"/>
      <w:r w:rsidR="0014311B" w:rsidRPr="0014311B">
        <w:t>от</w:t>
      </w:r>
      <w:proofErr w:type="spellEnd"/>
      <w:r w:rsidR="0014311B" w:rsidRPr="0014311B">
        <w:t xml:space="preserve"> 16.12.2022 № 2338</w:t>
      </w:r>
      <w:r w:rsidRPr="004F14AC">
        <w:t xml:space="preserve"> «Об утверждении Положения о единой цифровой платформе Российской Федерации «</w:t>
      </w:r>
      <w:proofErr w:type="spellStart"/>
      <w:r w:rsidRPr="004F14AC">
        <w:t>ГосТех</w:t>
      </w:r>
      <w:proofErr w:type="spellEnd"/>
      <w:r w:rsidRPr="004F14AC">
        <w:t xml:space="preserve">», о внесении изменений в постановление Правительства Российской Федерации от 6 июля 2015 г. № 676 и признании утратившим силу пункта 6 изменений, которые вносятся в требования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информации, утвержденных постановлением Правительства Российской Федерации от 11 мая 2017 г. № 555». </w:t>
      </w:r>
    </w:p>
    <w:p w14:paraId="67135597" w14:textId="7052F4C2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Постановление Правительства Российской Федерации </w:t>
      </w:r>
      <w:r w:rsidR="0014311B" w:rsidRPr="0014311B">
        <w:t>от 08.02.2018 № 127</w:t>
      </w:r>
      <w:r w:rsidRPr="004F14AC">
        <w:t xml:space="preserve">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значений». </w:t>
      </w:r>
    </w:p>
    <w:p w14:paraId="6BC77611" w14:textId="4EB29CD6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Постановление Правительства Российской Федерации </w:t>
      </w:r>
      <w:r w:rsidR="0014311B" w:rsidRPr="0014311B">
        <w:t>от 08.09.2010 № 697</w:t>
      </w:r>
      <w:r w:rsidRPr="004F14AC">
        <w:t xml:space="preserve"> № 697 «О единой системе межведомственного электронного взаимодействия».</w:t>
      </w:r>
    </w:p>
    <w:p w14:paraId="24733045" w14:textId="33C8D2E7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Федеральной службы безопасности Российской Федерации </w:t>
      </w:r>
      <w:r w:rsidR="0014311B" w:rsidRPr="0014311B">
        <w:t>от 10.07.2014 № 378</w:t>
      </w:r>
      <w:r w:rsidRPr="004F14AC">
        <w:t xml:space="preserve">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 w14:paraId="57F0EBC0" w14:textId="79534201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Федеральной службы безопасности Российской Федерации </w:t>
      </w:r>
      <w:r w:rsidR="0014311B" w:rsidRPr="0014311B">
        <w:t>от 13.02.2023 № 77</w:t>
      </w:r>
      <w:r w:rsidRPr="004F14AC">
        <w:t xml:space="preserve"> «Об утверждении порядка взаимодействия операторов с государственной системой обнаружения, предупреждения и ликвидации последствий компьютерных атак на информационные ресурсы Российской Федерации, включая информирование ФСБ России о компьютерных </w:t>
      </w:r>
      <w:r w:rsidRPr="004F14AC">
        <w:lastRenderedPageBreak/>
        <w:t>инцидентах, повлекших неправомерную передачу (предоставление, распространение, доступ) персональных данных».</w:t>
      </w:r>
    </w:p>
    <w:p w14:paraId="509118AA" w14:textId="79E08522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Федеральной службы безопасности Российской Федерации </w:t>
      </w:r>
      <w:r w:rsidR="0014311B" w:rsidRPr="0014311B">
        <w:t>от 24.07.2018 № 367</w:t>
      </w:r>
      <w:r w:rsidRPr="004F14AC">
        <w:t xml:space="preserve"> «Об утверждении Перечня информации, представляемой в государственную систему обнаружения,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обнаружения, предупреждения и ликвидации последствий компьютерных атак на информационные ресурсы Российской Федерации».</w:t>
      </w:r>
    </w:p>
    <w:p w14:paraId="696C0B85" w14:textId="0C327A50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Федеральной службы безопасности Российской Федерации №416 ФСТЭК РФ № 489 </w:t>
      </w:r>
      <w:r w:rsidR="0014311B" w:rsidRPr="0014311B">
        <w:t>от 31.08.2010</w:t>
      </w:r>
      <w:r w:rsidRPr="004F14AC">
        <w:t xml:space="preserve"> «Об утверждении Требований о защите информации, содержащейся в информационных системах общего пользования».</w:t>
      </w:r>
    </w:p>
    <w:p w14:paraId="7102DE61" w14:textId="3B5A5F15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Федеральной службы безопасности Российской Федерации </w:t>
      </w:r>
      <w:r w:rsidR="0014311B" w:rsidRPr="0014311B">
        <w:t>от 09.02.2005 № 66</w:t>
      </w:r>
      <w:r w:rsidRPr="004F14AC">
        <w:t xml:space="preserve"> «Об утверждении Положения о разработке, производстве, реализации и эксплуатации шифровальных (криптографических) средств защиты информации (Положение ПКЗ-2005)».</w:t>
      </w:r>
    </w:p>
    <w:p w14:paraId="161A331D" w14:textId="2C58B27B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Приказ </w:t>
      </w:r>
      <w:proofErr w:type="spellStart"/>
      <w:r w:rsidRPr="004F14AC">
        <w:t>Минцифры</w:t>
      </w:r>
      <w:proofErr w:type="spellEnd"/>
      <w:r w:rsidRPr="004F14AC">
        <w:t xml:space="preserve"> России </w:t>
      </w:r>
      <w:r w:rsidR="0014311B" w:rsidRPr="0014311B">
        <w:t>от 23.07.2021 № 761</w:t>
      </w:r>
      <w:r w:rsidRPr="004F14AC">
        <w:t xml:space="preserve"> «О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Федерации».</w:t>
      </w:r>
    </w:p>
    <w:p w14:paraId="0627AD64" w14:textId="4AB1D5E9" w:rsidR="00B825BB" w:rsidRPr="004F14AC" w:rsidRDefault="00B825BB" w:rsidP="0014311B">
      <w:pPr>
        <w:pStyle w:val="14"/>
        <w:numPr>
          <w:ilvl w:val="0"/>
          <w:numId w:val="51"/>
        </w:numPr>
        <w:contextualSpacing/>
      </w:pPr>
      <w:r w:rsidRPr="004F14AC">
        <w:t xml:space="preserve">Меры защиты информации в государственных информационных системах, утвержденные ФСТЭК России </w:t>
      </w:r>
      <w:r w:rsidR="0014311B" w:rsidRPr="0014311B">
        <w:t>11.02.2014</w:t>
      </w:r>
      <w:r w:rsidRPr="004F14AC">
        <w:t>.</w:t>
      </w:r>
    </w:p>
    <w:p w14:paraId="29C6C39A" w14:textId="77777777" w:rsidR="00D05AD5" w:rsidRDefault="009F4C0E">
      <w:pPr>
        <w:pStyle w:val="afffb"/>
        <w:jc w:val="right"/>
        <w:rPr>
          <w:sz w:val="24"/>
          <w:szCs w:val="24"/>
        </w:rPr>
      </w:pPr>
      <w:bookmarkStart w:id="190" w:name="_Toc157158084"/>
      <w:bookmarkStart w:id="191" w:name="_Toc240723524"/>
      <w:bookmarkStart w:id="192" w:name="_Toc522710063"/>
      <w:bookmarkStart w:id="193" w:name="_Toc522538488"/>
      <w:bookmarkStart w:id="194" w:name="_Toc161725886"/>
      <w:bookmarkStart w:id="195" w:name="_Toc523836482"/>
      <w:bookmarkEnd w:id="190"/>
      <w:r>
        <w:rPr>
          <w:color w:val="000000" w:themeColor="text1"/>
          <w:sz w:val="24"/>
          <w:szCs w:val="24"/>
        </w:rPr>
        <w:lastRenderedPageBreak/>
        <w:t>Приложение 5</w:t>
      </w:r>
      <w:r>
        <w:rPr>
          <w:color w:val="000000" w:themeColor="text1"/>
          <w:sz w:val="24"/>
          <w:szCs w:val="24"/>
        </w:rPr>
        <w:br/>
      </w:r>
      <w:r>
        <w:rPr>
          <w:sz w:val="24"/>
          <w:szCs w:val="24"/>
        </w:rPr>
        <w:t>Характеристики системы</w:t>
      </w:r>
      <w:bookmarkEnd w:id="191"/>
    </w:p>
    <w:p w14:paraId="494ABE44" w14:textId="77777777" w:rsidR="00D05AD5" w:rsidRDefault="009F4C0E" w:rsidP="00834F6C">
      <w:pPr>
        <w:pStyle w:val="ae"/>
        <w:numPr>
          <w:ilvl w:val="0"/>
          <w:numId w:val="52"/>
        </w:numPr>
        <w:spacing w:before="240" w:after="240" w:line="360" w:lineRule="exact"/>
        <w:rPr>
          <w:b/>
        </w:rPr>
      </w:pPr>
      <w:r>
        <w:rPr>
          <w:b/>
        </w:rPr>
        <w:t>Общие сведения</w:t>
      </w:r>
    </w:p>
    <w:p w14:paraId="53720FF1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Объектом выполнения работ является Аналитическая система Россельхознадзора, которая предназначена для обеспечения возможности просмотра, сравнения, анализа и визуализации данных, накопленных в хранилище Аналитической системы в виде аналитических панелей, графиков, диаграмм, дашбордов и вывода информации на картографическую основу.</w:t>
      </w:r>
    </w:p>
    <w:p w14:paraId="59DA7734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Информационное наполнение Аналитической системы представляет собой реализацию мониторингов информации по выделенным направлениям, оформленным в виде функциональных компонентов аналитического блока, расчет и предупреждение об отклонениях, признаках нарушения требований сертификации.</w:t>
      </w:r>
    </w:p>
    <w:p w14:paraId="2D1BD9E3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Пользователями Аналитической системы являются сотрудники центрального аппарата, территориальных управлений и подведомственных организаций РСХН.</w:t>
      </w:r>
    </w:p>
    <w:p w14:paraId="2082A4B2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r>
        <w:rPr>
          <w:szCs w:val="24"/>
        </w:rPr>
        <w:t>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процессов:</w:t>
      </w:r>
    </w:p>
    <w:p w14:paraId="4EF5023A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сбор статистики по публикуемым материалам в Системе;</w:t>
      </w:r>
    </w:p>
    <w:p w14:paraId="28634270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создание отчетов и визуализация данных для представления результатов анализа в понятном и доступном формате;</w:t>
      </w:r>
    </w:p>
    <w:p w14:paraId="02F89497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сбор, обработка и анализ данных с целью поддержки принятия решений и улучшения бизнес-процессов;</w:t>
      </w:r>
    </w:p>
    <w:p w14:paraId="1569066D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отслеживание и анализ ключевых показателей эффективности (KPI) организации;</w:t>
      </w:r>
    </w:p>
    <w:p w14:paraId="79284575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 xml:space="preserve">анализ текущих операций, поиска </w:t>
      </w:r>
      <w:proofErr w:type="spellStart"/>
      <w:r>
        <w:rPr>
          <w:szCs w:val="24"/>
        </w:rPr>
        <w:t>неэффективностей</w:t>
      </w:r>
      <w:proofErr w:type="spellEnd"/>
      <w:r>
        <w:rPr>
          <w:szCs w:val="24"/>
        </w:rPr>
        <w:t xml:space="preserve"> и предложений по улучшению процессов;</w:t>
      </w:r>
    </w:p>
    <w:p w14:paraId="18FDA3C0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прогнозирование на основе исторических данных, что позволяет лучше планировать ресурсы и будущие стратегии;</w:t>
      </w:r>
    </w:p>
    <w:p w14:paraId="557FB52C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агрегирование данных из разных источников и их глубокий анализ с целью выявления закономерностей, тенденций и аномалий;</w:t>
      </w:r>
    </w:p>
    <w:p w14:paraId="1F562A35" w14:textId="77777777" w:rsidR="00D05AD5" w:rsidRDefault="009F4C0E" w:rsidP="00834F6C">
      <w:pPr>
        <w:pStyle w:val="afffffffd"/>
        <w:numPr>
          <w:ilvl w:val="0"/>
          <w:numId w:val="53"/>
        </w:numPr>
        <w:tabs>
          <w:tab w:val="left" w:pos="851"/>
        </w:tabs>
        <w:spacing w:line="276" w:lineRule="auto"/>
        <w:ind w:left="0" w:firstLine="567"/>
        <w:rPr>
          <w:szCs w:val="24"/>
        </w:rPr>
      </w:pPr>
      <w:r>
        <w:rPr>
          <w:szCs w:val="24"/>
        </w:rPr>
        <w:t>взаимодействие с ведомственными и сторонними информационными системами.</w:t>
      </w:r>
    </w:p>
    <w:p w14:paraId="479E0932" w14:textId="77777777" w:rsidR="00D05AD5" w:rsidRDefault="009F4C0E" w:rsidP="00834F6C">
      <w:pPr>
        <w:pStyle w:val="ae"/>
        <w:numPr>
          <w:ilvl w:val="0"/>
          <w:numId w:val="52"/>
        </w:numPr>
        <w:spacing w:before="240" w:after="240" w:line="360" w:lineRule="exact"/>
        <w:rPr>
          <w:b/>
        </w:rPr>
      </w:pPr>
      <w:bookmarkStart w:id="196" w:name="_Toc532571474"/>
      <w:bookmarkStart w:id="197" w:name="_Toc53591401"/>
      <w:bookmarkStart w:id="198" w:name="_Toc178698608"/>
      <w:r>
        <w:rPr>
          <w:b/>
        </w:rPr>
        <w:t>Структура Системы, состав компонентов</w:t>
      </w:r>
      <w:bookmarkEnd w:id="196"/>
      <w:bookmarkEnd w:id="197"/>
      <w:bookmarkEnd w:id="198"/>
    </w:p>
    <w:p w14:paraId="14D3AA1E" w14:textId="77777777" w:rsidR="00D05AD5" w:rsidRDefault="009F4C0E">
      <w:pPr>
        <w:pStyle w:val="afffffffd"/>
        <w:spacing w:line="276" w:lineRule="auto"/>
        <w:ind w:firstLine="709"/>
        <w:rPr>
          <w:szCs w:val="24"/>
        </w:rPr>
      </w:pPr>
      <w:bookmarkStart w:id="199" w:name="_Toc178003701"/>
      <w:bookmarkStart w:id="200" w:name="_Toc177985911"/>
      <w:bookmarkEnd w:id="199"/>
      <w:bookmarkEnd w:id="200"/>
      <w:r>
        <w:rPr>
          <w:szCs w:val="24"/>
        </w:rPr>
        <w:t>Система реализована в виде отдельного программного модуля на базе технологических решений BI-платформы из реестра российского программного обеспечения.</w:t>
      </w:r>
    </w:p>
    <w:p w14:paraId="17320A68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Система состоит из следующих подсистем:</w:t>
      </w:r>
    </w:p>
    <w:p w14:paraId="75C5F286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Style w:val="affffffff9"/>
          <w:sz w:val="24"/>
          <w:szCs w:val="24"/>
        </w:rPr>
        <w:lastRenderedPageBreak/>
        <w:t>подсистема анализа данных искусственным интеллектом для выявления нарушений при обороте продукции животного происхождения (далее – Подсистема ИИ);</w:t>
      </w:r>
    </w:p>
    <w:p w14:paraId="45F5E81B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подсистема отчетности, статистики и аналитики (далее – ПОСА).</w:t>
      </w:r>
    </w:p>
    <w:p w14:paraId="05D61D2B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Система решает следующие задачи:</w:t>
      </w:r>
    </w:p>
    <w:p w14:paraId="0229A76F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конструирование отчетов по работе Системы;</w:t>
      </w:r>
    </w:p>
    <w:p w14:paraId="1308F244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конструирование, публикация, сбор и сведение форм отчетности от территориальных управлений и подведомственных учреждений Россельхознадзора;</w:t>
      </w:r>
    </w:p>
    <w:p w14:paraId="5942E33C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аналитика и визуализация информации в виде таблиц, отчетов, графиков и диаграмм;</w:t>
      </w:r>
    </w:p>
    <w:p w14:paraId="76145F0B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сбор информации из ведомственных ИС Россельхознадзора и различных федеральных и региональных источников информации.</w:t>
      </w:r>
    </w:p>
    <w:p w14:paraId="068F1891" w14:textId="77777777" w:rsidR="00D05AD5" w:rsidRDefault="009F4C0E">
      <w:pPr>
        <w:pStyle w:val="phnormal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Подсистема отчетности, статистики и аналитики</w:t>
      </w:r>
      <w:r>
        <w:rPr>
          <w:rFonts w:eastAsiaTheme="minorEastAsia"/>
          <w:sz w:val="24"/>
          <w:szCs w:val="24"/>
        </w:rPr>
        <w:t xml:space="preserve"> состоит из следующих компонентов: </w:t>
      </w:r>
    </w:p>
    <w:p w14:paraId="3AAE37FC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Компонент для организации процессов ETL;</w:t>
      </w:r>
    </w:p>
    <w:p w14:paraId="48A6990F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Компонент для визуализации;</w:t>
      </w:r>
    </w:p>
    <w:p w14:paraId="3A4ABE79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Компонент для организации хранилища данных;</w:t>
      </w:r>
    </w:p>
    <w:p w14:paraId="607A029E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Компонент Отчетных форм.</w:t>
      </w:r>
    </w:p>
    <w:p w14:paraId="43C35F5C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Функции компонента для организации процессов ETL:</w:t>
      </w:r>
    </w:p>
    <w:p w14:paraId="392E1ED8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функция загрузки данных из файлов формата </w:t>
      </w:r>
      <w:proofErr w:type="spellStart"/>
      <w:r>
        <w:rPr>
          <w:rFonts w:eastAsiaTheme="minorEastAsia"/>
          <w:sz w:val="24"/>
          <w:szCs w:val="24"/>
        </w:rPr>
        <w:t>csv</w:t>
      </w:r>
      <w:proofErr w:type="spellEnd"/>
      <w:r>
        <w:rPr>
          <w:rFonts w:eastAsiaTheme="minorEastAsia"/>
          <w:sz w:val="24"/>
          <w:szCs w:val="24"/>
        </w:rPr>
        <w:t xml:space="preserve">,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396216D1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обработки полученных данных по предварительно настроенным правилам;</w:t>
      </w:r>
    </w:p>
    <w:p w14:paraId="03121B4F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сохранения результатов в базу данных хранилища;</w:t>
      </w:r>
    </w:p>
    <w:p w14:paraId="68AE4ED5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функция выгрузки данных из хранилища в файлы формата </w:t>
      </w:r>
      <w:proofErr w:type="spellStart"/>
      <w:r>
        <w:rPr>
          <w:rFonts w:eastAsiaTheme="minorEastAsia"/>
          <w:sz w:val="24"/>
          <w:szCs w:val="24"/>
        </w:rPr>
        <w:t>csv</w:t>
      </w:r>
      <w:proofErr w:type="spellEnd"/>
      <w:r>
        <w:rPr>
          <w:rFonts w:eastAsiaTheme="minorEastAsia"/>
          <w:sz w:val="24"/>
          <w:szCs w:val="24"/>
        </w:rPr>
        <w:t xml:space="preserve">,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 xml:space="preserve">. </w:t>
      </w:r>
    </w:p>
    <w:p w14:paraId="021336DF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Функции компонента для визуализации:</w:t>
      </w:r>
    </w:p>
    <w:p w14:paraId="362CCC4C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отображения данных хранилища;</w:t>
      </w:r>
    </w:p>
    <w:p w14:paraId="6FA65DCB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настройки отчетов (</w:t>
      </w:r>
      <w:proofErr w:type="spellStart"/>
      <w:r>
        <w:rPr>
          <w:rFonts w:eastAsiaTheme="minorEastAsia"/>
          <w:sz w:val="24"/>
          <w:szCs w:val="24"/>
        </w:rPr>
        <w:t>преднастроенные</w:t>
      </w:r>
      <w:proofErr w:type="spellEnd"/>
      <w:r>
        <w:rPr>
          <w:rFonts w:eastAsiaTheme="minorEastAsia"/>
          <w:sz w:val="24"/>
          <w:szCs w:val="24"/>
        </w:rPr>
        <w:t xml:space="preserve"> отчеты);</w:t>
      </w:r>
    </w:p>
    <w:p w14:paraId="5C6931F3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сохранения данных/отчетов Пользователем;</w:t>
      </w:r>
    </w:p>
    <w:p w14:paraId="4AAE2532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функция выгрузки данных отчета в формат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15D5DAEA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функция сохранения отчета в формате </w:t>
      </w:r>
      <w:proofErr w:type="spellStart"/>
      <w:r>
        <w:rPr>
          <w:rFonts w:eastAsiaTheme="minorEastAsia"/>
          <w:sz w:val="24"/>
          <w:szCs w:val="24"/>
        </w:rPr>
        <w:t>pdf</w:t>
      </w:r>
      <w:proofErr w:type="spellEnd"/>
      <w:r>
        <w:rPr>
          <w:rFonts w:eastAsiaTheme="minorEastAsia"/>
          <w:sz w:val="24"/>
          <w:szCs w:val="24"/>
        </w:rPr>
        <w:t xml:space="preserve">, </w:t>
      </w:r>
      <w:proofErr w:type="spellStart"/>
      <w:r>
        <w:rPr>
          <w:rFonts w:eastAsiaTheme="minorEastAsia"/>
          <w:sz w:val="24"/>
          <w:szCs w:val="24"/>
        </w:rPr>
        <w:t>jpeg</w:t>
      </w:r>
      <w:proofErr w:type="spellEnd"/>
      <w:r>
        <w:rPr>
          <w:rFonts w:eastAsiaTheme="minorEastAsia"/>
          <w:sz w:val="24"/>
          <w:szCs w:val="24"/>
        </w:rPr>
        <w:t xml:space="preserve">, </w:t>
      </w:r>
      <w:proofErr w:type="spellStart"/>
      <w:r>
        <w:rPr>
          <w:rFonts w:eastAsiaTheme="minorEastAsia"/>
          <w:sz w:val="24"/>
          <w:szCs w:val="24"/>
        </w:rPr>
        <w:t>png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483BFE20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авторизации доступа к отчетам;</w:t>
      </w:r>
    </w:p>
    <w:p w14:paraId="4090F787" w14:textId="77777777" w:rsidR="00D05AD5" w:rsidRDefault="009F4C0E">
      <w:pPr>
        <w:pStyle w:val="phlistitemized1"/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разграничения доступа к данным.</w:t>
      </w:r>
    </w:p>
    <w:p w14:paraId="1474D115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Функции компонента для организации хранилища данных:</w:t>
      </w:r>
    </w:p>
    <w:p w14:paraId="6085E0B4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хранения текущих данных;</w:t>
      </w:r>
    </w:p>
    <w:p w14:paraId="0B0A3D93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хранения архивных данных;</w:t>
      </w:r>
    </w:p>
    <w:p w14:paraId="22E8DE43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функция предоставления данных для отображения.</w:t>
      </w:r>
    </w:p>
    <w:p w14:paraId="5AA36A1C" w14:textId="77777777" w:rsidR="00D05AD5" w:rsidRDefault="009F4C0E">
      <w:pPr>
        <w:pStyle w:val="phnormal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Функции </w:t>
      </w:r>
      <w:bookmarkStart w:id="201" w:name="_Hlk119206231"/>
      <w:r>
        <w:rPr>
          <w:rFonts w:eastAsiaTheme="minorEastAsia"/>
          <w:sz w:val="24"/>
          <w:szCs w:val="24"/>
        </w:rPr>
        <w:t>компонента Отчетных форм</w:t>
      </w:r>
      <w:bookmarkEnd w:id="201"/>
      <w:r>
        <w:rPr>
          <w:rFonts w:eastAsiaTheme="minorEastAsia"/>
          <w:sz w:val="24"/>
          <w:szCs w:val="24"/>
        </w:rPr>
        <w:t>:</w:t>
      </w:r>
    </w:p>
    <w:p w14:paraId="4A2A8FBC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формирование структуры хранения вручную через специальный интерфейс;</w:t>
      </w:r>
    </w:p>
    <w:p w14:paraId="5DD8F7C9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формирование структуры хранения путем загрузки шаблона из файла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67A6C7B6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настройка макета формы с помощью конструктора форм;</w:t>
      </w:r>
    </w:p>
    <w:p w14:paraId="04488E54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рассылка требований заполнения форм отчетности по расписанию;</w:t>
      </w:r>
    </w:p>
    <w:p w14:paraId="6E88CDA2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подтверждение принятия или отклонения заполненных данных отчета;</w:t>
      </w:r>
    </w:p>
    <w:p w14:paraId="1145A4A2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выгрузка шаблона формы для заполнения в формат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37C99A2B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загрузка заполненных данных в форму из файла формата </w:t>
      </w:r>
      <w:proofErr w:type="spellStart"/>
      <w:r>
        <w:rPr>
          <w:rFonts w:eastAsiaTheme="minorEastAsia"/>
          <w:sz w:val="24"/>
          <w:szCs w:val="24"/>
        </w:rPr>
        <w:t>xlsx</w:t>
      </w:r>
      <w:proofErr w:type="spellEnd"/>
      <w:r>
        <w:rPr>
          <w:rFonts w:eastAsiaTheme="minorEastAsia"/>
          <w:sz w:val="24"/>
          <w:szCs w:val="24"/>
        </w:rPr>
        <w:t>;</w:t>
      </w:r>
    </w:p>
    <w:p w14:paraId="4C2C29C1" w14:textId="77777777" w:rsidR="00D05AD5" w:rsidRDefault="009F4C0E">
      <w:pPr>
        <w:pStyle w:val="phlistitemized1"/>
        <w:spacing w:line="276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заполнение данных в форме вручную в веб-интерфейсе.</w:t>
      </w:r>
    </w:p>
    <w:p w14:paraId="554AAB8D" w14:textId="77777777" w:rsidR="00D05AD5" w:rsidRDefault="00D05AD5">
      <w:pPr>
        <w:pStyle w:val="phlistitemized1"/>
        <w:numPr>
          <w:ilvl w:val="0"/>
          <w:numId w:val="0"/>
        </w:numPr>
        <w:spacing w:line="276" w:lineRule="auto"/>
        <w:ind w:left="1315"/>
        <w:rPr>
          <w:rFonts w:eastAsiaTheme="minorEastAsia"/>
          <w:sz w:val="24"/>
          <w:szCs w:val="24"/>
        </w:rPr>
      </w:pPr>
    </w:p>
    <w:p w14:paraId="2CA42348" w14:textId="77777777" w:rsidR="00D05AD5" w:rsidRDefault="009F4C0E">
      <w:pPr>
        <w:pStyle w:val="phnormal"/>
        <w:spacing w:line="276" w:lineRule="auto"/>
        <w:rPr>
          <w:rStyle w:val="--14"/>
          <w:rFonts w:eastAsiaTheme="minorEastAsia"/>
          <w:sz w:val="24"/>
          <w:szCs w:val="24"/>
        </w:rPr>
      </w:pPr>
      <w:r>
        <w:rPr>
          <w:rStyle w:val="--14"/>
          <w:sz w:val="24"/>
          <w:szCs w:val="24"/>
        </w:rPr>
        <w:t>Права доступа регулируются стандартными средствами СУБД. Схема взаимодействия компонентов Системы и внешних систем показана на</w:t>
      </w:r>
      <w:r>
        <w:rPr>
          <w:rStyle w:val="--14"/>
          <w:rFonts w:eastAsiaTheme="minorEastAsia"/>
          <w:sz w:val="24"/>
          <w:szCs w:val="24"/>
        </w:rPr>
        <w:t xml:space="preserve"> рисунке ниже.</w:t>
      </w:r>
    </w:p>
    <w:p w14:paraId="2FEA3994" w14:textId="77777777" w:rsidR="00D05AD5" w:rsidRDefault="009F4C0E">
      <w:pPr>
        <w:spacing w:line="259" w:lineRule="auto"/>
        <w:jc w:val="center"/>
        <w:rPr>
          <w:rFonts w:eastAsiaTheme="minorEastAsia"/>
        </w:rPr>
      </w:pPr>
      <w:r>
        <w:rPr>
          <w:i/>
          <w:iCs/>
        </w:rPr>
        <w:object w:dxaOrig="9390" w:dyaOrig="6075" w14:anchorId="66F7DA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4pt;height:303.6pt" o:ole="">
            <v:imagedata r:id="rId19" o:title=""/>
          </v:shape>
          <o:OLEObject Type="Embed" ProgID="Visio.Drawing.15" ShapeID="_x0000_i1025" DrawAspect="Content" ObjectID="_1852196628" r:id="rId20"/>
        </w:object>
      </w:r>
    </w:p>
    <w:p w14:paraId="47AFB3FD" w14:textId="77777777" w:rsidR="00D05AD5" w:rsidRDefault="00D05AD5">
      <w:pPr>
        <w:pStyle w:val="-1"/>
        <w:numPr>
          <w:ilvl w:val="0"/>
          <w:numId w:val="0"/>
        </w:numPr>
        <w:spacing w:line="360" w:lineRule="auto"/>
        <w:ind w:left="180"/>
        <w:rPr>
          <w:sz w:val="24"/>
          <w:szCs w:val="24"/>
        </w:rPr>
      </w:pPr>
    </w:p>
    <w:p w14:paraId="3A98C6DB" w14:textId="77777777" w:rsidR="00D05AD5" w:rsidRDefault="009F4C0E">
      <w:pPr>
        <w:pStyle w:val="afe"/>
        <w:spacing w:line="276" w:lineRule="auto"/>
        <w:ind w:firstLine="567"/>
        <w:jc w:val="center"/>
        <w:rPr>
          <w:b/>
          <w:iCs w:val="0"/>
          <w:sz w:val="24"/>
          <w:szCs w:val="24"/>
        </w:rPr>
      </w:pPr>
      <w:bookmarkStart w:id="202" w:name="_Ref57013910"/>
      <w:r>
        <w:rPr>
          <w:sz w:val="24"/>
          <w:szCs w:val="24"/>
        </w:rPr>
        <w:t xml:space="preserve">Рисунок </w:t>
      </w:r>
      <w:bookmarkEnd w:id="202"/>
      <w:r>
        <w:rPr>
          <w:sz w:val="24"/>
          <w:szCs w:val="24"/>
        </w:rPr>
        <w:t xml:space="preserve">1 - Схема </w:t>
      </w:r>
      <w:r>
        <w:rPr>
          <w:rStyle w:val="--14"/>
          <w:sz w:val="24"/>
          <w:szCs w:val="24"/>
        </w:rPr>
        <w:t>взаимодействия компонентов Системы и внешних систем</w:t>
      </w:r>
      <w:r>
        <w:rPr>
          <w:sz w:val="24"/>
          <w:szCs w:val="24"/>
        </w:rPr>
        <w:t xml:space="preserve"> </w:t>
      </w:r>
    </w:p>
    <w:p w14:paraId="12118026" w14:textId="77777777" w:rsidR="00D05AD5" w:rsidRDefault="009F4C0E">
      <w:pPr>
        <w:pStyle w:val="afffffffd"/>
        <w:spacing w:before="120" w:after="120" w:line="276" w:lineRule="auto"/>
        <w:ind w:firstLine="567"/>
        <w:rPr>
          <w:szCs w:val="24"/>
        </w:rPr>
      </w:pPr>
      <w:r>
        <w:rPr>
          <w:szCs w:val="24"/>
        </w:rPr>
        <w:t xml:space="preserve">В качестве источника данных может быть использована любая </w:t>
      </w:r>
      <w:r>
        <w:rPr>
          <w:szCs w:val="24"/>
          <w:lang w:val="en-US"/>
        </w:rPr>
        <w:t>SQL</w:t>
      </w:r>
      <w:r>
        <w:rPr>
          <w:szCs w:val="24"/>
        </w:rPr>
        <w:t xml:space="preserve"> база данных (</w:t>
      </w:r>
      <w:proofErr w:type="spellStart"/>
      <w:r>
        <w:rPr>
          <w:szCs w:val="24"/>
        </w:rPr>
        <w:t>Vertica</w:t>
      </w:r>
      <w:proofErr w:type="spellEnd"/>
      <w:r>
        <w:rPr>
          <w:szCs w:val="24"/>
        </w:rPr>
        <w:t xml:space="preserve">, MS SQL, </w:t>
      </w:r>
      <w:proofErr w:type="spellStart"/>
      <w:r>
        <w:rPr>
          <w:szCs w:val="24"/>
        </w:rPr>
        <w:t>PostgreSQL</w:t>
      </w:r>
      <w:proofErr w:type="spellEnd"/>
      <w:r>
        <w:rPr>
          <w:szCs w:val="24"/>
        </w:rPr>
        <w:t xml:space="preserve">, </w:t>
      </w:r>
      <w:commentRangeStart w:id="203"/>
      <w:r>
        <w:rPr>
          <w:szCs w:val="24"/>
        </w:rPr>
        <w:t xml:space="preserve">ADB ADQM </w:t>
      </w:r>
      <w:commentRangeEnd w:id="203"/>
      <w:r w:rsidR="00A24444">
        <w:rPr>
          <w:rStyle w:val="af5"/>
        </w:rPr>
        <w:commentReference w:id="203"/>
      </w:r>
      <w:r>
        <w:rPr>
          <w:szCs w:val="24"/>
        </w:rPr>
        <w:t>и т.д.). В одном проекте можно подключать несколько различных источников данных (количество источников не ограничено), можно создавать неограниченное количество наборов данных. Аналитическая часть Системы позволяет создавать неограниченное количество дашбордов.</w:t>
      </w:r>
      <w:r>
        <w:rPr>
          <w:bCs/>
          <w:szCs w:val="24"/>
        </w:rPr>
        <w:t xml:space="preserve"> </w:t>
      </w:r>
      <w:r>
        <w:rPr>
          <w:szCs w:val="24"/>
        </w:rPr>
        <w:t xml:space="preserve">На каждом дашборде можно настроить неограниченное количество элементов для визуализации данных. Аналитическая часть Системы позволяет создавать неограниченное количество форм ввода данных. </w:t>
      </w:r>
    </w:p>
    <w:p w14:paraId="446DFB4F" w14:textId="77777777" w:rsidR="00D05AD5" w:rsidRDefault="009F4C0E">
      <w:pPr>
        <w:pStyle w:val="afffffffd"/>
        <w:spacing w:before="120" w:after="120" w:line="276" w:lineRule="auto"/>
        <w:ind w:firstLine="567"/>
        <w:rPr>
          <w:szCs w:val="24"/>
        </w:rPr>
      </w:pPr>
      <w:r>
        <w:rPr>
          <w:szCs w:val="24"/>
        </w:rPr>
        <w:t>Реализовано управление правами доступа к Системе на уровне доступного функционала и на уровне видимости компонентов:</w:t>
      </w:r>
    </w:p>
    <w:p w14:paraId="4A4EE6CE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профили для разграничения прав доступа к дашбордам и группам дашбордов;</w:t>
      </w:r>
    </w:p>
    <w:p w14:paraId="4FF95642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профили для разграничения прав доступа к наборам данных;</w:t>
      </w:r>
    </w:p>
    <w:p w14:paraId="2B6F119F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>профили для разграничения прав доступа к форматам выгрузки данных;</w:t>
      </w:r>
    </w:p>
    <w:p w14:paraId="5F03CCF6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профили для разграничения прав доступа к формам ввода данных (ФВД).</w:t>
      </w:r>
    </w:p>
    <w:p w14:paraId="2FDAEF28" w14:textId="77777777" w:rsidR="00D05AD5" w:rsidRDefault="009F4C0E">
      <w:pPr>
        <w:pStyle w:val="afffffffd"/>
        <w:spacing w:before="120" w:after="120" w:line="276" w:lineRule="auto"/>
        <w:ind w:firstLine="567"/>
        <w:rPr>
          <w:szCs w:val="24"/>
        </w:rPr>
      </w:pPr>
      <w:r>
        <w:rPr>
          <w:szCs w:val="24"/>
        </w:rPr>
        <w:t>Состав общесистемного и прикладного программного обеспечения Системы:</w:t>
      </w:r>
    </w:p>
    <w:p w14:paraId="7D1599AF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  <w:lang w:val="en-US"/>
        </w:rPr>
      </w:pPr>
      <w:r>
        <w:rPr>
          <w:sz w:val="24"/>
          <w:szCs w:val="24"/>
        </w:rPr>
        <w:t>ОС</w:t>
      </w:r>
      <w:r>
        <w:rPr>
          <w:sz w:val="24"/>
          <w:szCs w:val="24"/>
          <w:lang w:val="en-US"/>
        </w:rPr>
        <w:t xml:space="preserve"> Astra Linux Special Edition. </w:t>
      </w:r>
      <w:r>
        <w:rPr>
          <w:sz w:val="24"/>
          <w:szCs w:val="24"/>
        </w:rPr>
        <w:t>Релиз</w:t>
      </w:r>
      <w:r>
        <w:rPr>
          <w:sz w:val="24"/>
          <w:szCs w:val="24"/>
          <w:lang w:val="en-US"/>
        </w:rPr>
        <w:t xml:space="preserve"> "</w:t>
      </w:r>
      <w:r>
        <w:rPr>
          <w:sz w:val="24"/>
          <w:szCs w:val="24"/>
        </w:rPr>
        <w:t>Смоленск</w:t>
      </w:r>
      <w:r>
        <w:rPr>
          <w:sz w:val="24"/>
          <w:szCs w:val="24"/>
          <w:lang w:val="en-US"/>
        </w:rPr>
        <w:t>" v.1.</w:t>
      </w:r>
      <w:r>
        <w:rPr>
          <w:sz w:val="24"/>
          <w:szCs w:val="24"/>
        </w:rPr>
        <w:t>7.5</w:t>
      </w:r>
      <w:r>
        <w:rPr>
          <w:sz w:val="24"/>
          <w:szCs w:val="24"/>
          <w:lang w:val="en-US"/>
        </w:rPr>
        <w:t>;</w:t>
      </w:r>
    </w:p>
    <w:p w14:paraId="40B5CBB4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веб-сервер: HTTP-сервер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1.14;</w:t>
      </w:r>
    </w:p>
    <w:p w14:paraId="19549F6B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</w:rPr>
      </w:pPr>
      <w:r>
        <w:rPr>
          <w:sz w:val="24"/>
          <w:szCs w:val="24"/>
        </w:rPr>
        <w:t>сервер приложений: сервер приложений PHP 7.2;</w:t>
      </w:r>
    </w:p>
    <w:p w14:paraId="5E749C58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сервер СУБД1: СУБД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>;</w:t>
      </w:r>
    </w:p>
    <w:p w14:paraId="3A9EB8F5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сервер СУБД2: СУБД </w:t>
      </w:r>
      <w:bookmarkStart w:id="204" w:name="_Hlk178071437"/>
      <w:r>
        <w:rPr>
          <w:sz w:val="24"/>
          <w:szCs w:val="24"/>
          <w:lang w:val="en-US"/>
        </w:rPr>
        <w:t>ADB</w:t>
      </w:r>
      <w:bookmarkEnd w:id="204"/>
      <w:r>
        <w:rPr>
          <w:sz w:val="24"/>
          <w:szCs w:val="24"/>
        </w:rPr>
        <w:t>;</w:t>
      </w:r>
    </w:p>
    <w:p w14:paraId="762A5270" w14:textId="77777777" w:rsidR="00D05AD5" w:rsidRDefault="009F4C0E" w:rsidP="00834F6C">
      <w:pPr>
        <w:pStyle w:val="phlistitemized1"/>
        <w:numPr>
          <w:ilvl w:val="0"/>
          <w:numId w:val="54"/>
        </w:numPr>
        <w:spacing w:line="276" w:lineRule="auto"/>
        <w:ind w:left="993" w:hanging="426"/>
        <w:contextualSpacing/>
        <w:rPr>
          <w:sz w:val="24"/>
          <w:szCs w:val="24"/>
        </w:rPr>
      </w:pPr>
      <w:r>
        <w:rPr>
          <w:sz w:val="24"/>
          <w:szCs w:val="24"/>
        </w:rPr>
        <w:t>сервер СУБД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</w:rPr>
        <w:t xml:space="preserve">: СУБД </w:t>
      </w:r>
      <w:r>
        <w:rPr>
          <w:sz w:val="24"/>
          <w:szCs w:val="24"/>
          <w:lang w:val="en-US"/>
        </w:rPr>
        <w:t>ADQM</w:t>
      </w:r>
      <w:r>
        <w:rPr>
          <w:sz w:val="24"/>
          <w:szCs w:val="24"/>
        </w:rPr>
        <w:t>;</w:t>
      </w:r>
    </w:p>
    <w:p w14:paraId="50A97ECF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line="276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сервер поиска: Apache </w:t>
      </w:r>
      <w:proofErr w:type="spellStart"/>
      <w:r>
        <w:rPr>
          <w:sz w:val="24"/>
          <w:szCs w:val="24"/>
        </w:rPr>
        <w:t>Solr</w:t>
      </w:r>
      <w:proofErr w:type="spellEnd"/>
      <w:r>
        <w:rPr>
          <w:sz w:val="24"/>
          <w:szCs w:val="24"/>
        </w:rPr>
        <w:t xml:space="preserve"> 7;</w:t>
      </w:r>
    </w:p>
    <w:p w14:paraId="1172A93D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line="276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Apache Kafka;</w:t>
      </w:r>
    </w:p>
    <w:p w14:paraId="76D33B0F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line="276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proofErr w:type="spellStart"/>
      <w:r>
        <w:rPr>
          <w:sz w:val="24"/>
          <w:szCs w:val="24"/>
          <w:lang w:val="en-US"/>
        </w:rPr>
        <w:t>Debezium</w:t>
      </w:r>
      <w:proofErr w:type="spellEnd"/>
      <w:r>
        <w:rPr>
          <w:sz w:val="24"/>
          <w:szCs w:val="24"/>
          <w:lang w:val="en-US"/>
        </w:rPr>
        <w:t>;</w:t>
      </w:r>
      <w:r>
        <w:rPr>
          <w:sz w:val="24"/>
          <w:szCs w:val="24"/>
        </w:rPr>
        <w:t xml:space="preserve"> </w:t>
      </w:r>
    </w:p>
    <w:p w14:paraId="208DAD9B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сервер приложений ETL: </w:t>
      </w:r>
      <w:proofErr w:type="spellStart"/>
      <w:proofErr w:type="gramStart"/>
      <w:r>
        <w:rPr>
          <w:sz w:val="24"/>
          <w:szCs w:val="24"/>
        </w:rPr>
        <w:t>Модус:Управление</w:t>
      </w:r>
      <w:proofErr w:type="spellEnd"/>
      <w:proofErr w:type="gramEnd"/>
      <w:r>
        <w:rPr>
          <w:sz w:val="24"/>
          <w:szCs w:val="24"/>
        </w:rPr>
        <w:t xml:space="preserve"> корпоративным хранилищем данных (ETL);</w:t>
      </w:r>
    </w:p>
    <w:p w14:paraId="7649D039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сервер приложений АП: </w:t>
      </w:r>
      <w:proofErr w:type="spellStart"/>
      <w:proofErr w:type="gramStart"/>
      <w:r>
        <w:rPr>
          <w:sz w:val="24"/>
          <w:szCs w:val="24"/>
        </w:rPr>
        <w:t>Модус:Аналитический</w:t>
      </w:r>
      <w:proofErr w:type="spellEnd"/>
      <w:proofErr w:type="gramEnd"/>
      <w:r>
        <w:rPr>
          <w:sz w:val="24"/>
          <w:szCs w:val="24"/>
        </w:rPr>
        <w:t xml:space="preserve"> портал.</w:t>
      </w:r>
    </w:p>
    <w:p w14:paraId="08C60E66" w14:textId="77777777" w:rsidR="00D05AD5" w:rsidRDefault="009F4C0E">
      <w:pPr>
        <w:pStyle w:val="afffffffd"/>
        <w:spacing w:before="120" w:after="120" w:line="276" w:lineRule="auto"/>
        <w:ind w:firstLine="567"/>
        <w:rPr>
          <w:szCs w:val="24"/>
        </w:rPr>
      </w:pPr>
      <w:r>
        <w:rPr>
          <w:szCs w:val="24"/>
        </w:rPr>
        <w:t>Языки программирования, которые были использованы для разработки ПОСА:</w:t>
      </w:r>
    </w:p>
    <w:p w14:paraId="312323EA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язык программирования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2C259F13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язык программирования </w:t>
      </w:r>
      <w:proofErr w:type="spellStart"/>
      <w:r>
        <w:rPr>
          <w:sz w:val="24"/>
          <w:szCs w:val="24"/>
        </w:rPr>
        <w:t>GoLang</w:t>
      </w:r>
      <w:proofErr w:type="spellEnd"/>
      <w:r>
        <w:rPr>
          <w:sz w:val="24"/>
          <w:szCs w:val="24"/>
        </w:rPr>
        <w:t>;</w:t>
      </w:r>
    </w:p>
    <w:p w14:paraId="3A54784A" w14:textId="77777777" w:rsidR="00D05AD5" w:rsidRDefault="009F4C0E" w:rsidP="00834F6C">
      <w:pPr>
        <w:pStyle w:val="-1"/>
        <w:numPr>
          <w:ilvl w:val="0"/>
          <w:numId w:val="54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язык программирования 1С.</w:t>
      </w:r>
    </w:p>
    <w:p w14:paraId="5597874C" w14:textId="77777777" w:rsidR="00D05AD5" w:rsidRDefault="009F4C0E">
      <w:pPr>
        <w:pStyle w:val="phnormal"/>
        <w:spacing w:line="276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Компонент для организации процессов ETL написан на языках 1</w:t>
      </w:r>
      <w:proofErr w:type="gramStart"/>
      <w:r>
        <w:rPr>
          <w:sz w:val="24"/>
          <w:szCs w:val="24"/>
        </w:rPr>
        <w:t>С:Предприятие</w:t>
      </w:r>
      <w:proofErr w:type="gram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GoLang</w:t>
      </w:r>
      <w:proofErr w:type="spellEnd"/>
      <w:r>
        <w:rPr>
          <w:sz w:val="24"/>
          <w:szCs w:val="24"/>
        </w:rPr>
        <w:t>, в качестве СУБД используется ADB.</w:t>
      </w:r>
    </w:p>
    <w:p w14:paraId="312E5556" w14:textId="77777777" w:rsidR="00D05AD5" w:rsidRDefault="009F4C0E">
      <w:pPr>
        <w:pStyle w:val="phnormal"/>
        <w:spacing w:line="276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Компонент для визуализации в части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интерфейса написан на языке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с использованием библиотек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JS, </w:t>
      </w:r>
      <w:proofErr w:type="spellStart"/>
      <w:r>
        <w:rPr>
          <w:sz w:val="24"/>
          <w:szCs w:val="24"/>
        </w:rPr>
        <w:t>amcharts</w:t>
      </w:r>
      <w:proofErr w:type="spellEnd"/>
      <w:r>
        <w:rPr>
          <w:sz w:val="24"/>
          <w:szCs w:val="24"/>
        </w:rPr>
        <w:t xml:space="preserve">, D3, </w:t>
      </w:r>
      <w:proofErr w:type="spellStart"/>
      <w:r>
        <w:rPr>
          <w:sz w:val="24"/>
          <w:szCs w:val="24"/>
        </w:rPr>
        <w:t>echarts</w:t>
      </w:r>
      <w:proofErr w:type="spellEnd"/>
      <w:r>
        <w:rPr>
          <w:sz w:val="24"/>
          <w:szCs w:val="24"/>
        </w:rPr>
        <w:t>,</w:t>
      </w:r>
      <w:r>
        <w:t xml:space="preserve"> </w:t>
      </w:r>
      <w:proofErr w:type="spellStart"/>
      <w:r>
        <w:rPr>
          <w:sz w:val="24"/>
          <w:szCs w:val="24"/>
        </w:rPr>
        <w:t>OpenStreetMap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Leaflet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геокарты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GoJS</w:t>
      </w:r>
      <w:proofErr w:type="spellEnd"/>
      <w:r>
        <w:rPr>
          <w:sz w:val="24"/>
          <w:szCs w:val="24"/>
        </w:rPr>
        <w:t xml:space="preserve"> (визуализация графов), в части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интерфейса написан на языке </w:t>
      </w:r>
      <w:proofErr w:type="spellStart"/>
      <w:r>
        <w:rPr>
          <w:sz w:val="24"/>
          <w:szCs w:val="24"/>
        </w:rPr>
        <w:t>GoLang</w:t>
      </w:r>
      <w:proofErr w:type="spellEnd"/>
      <w:r>
        <w:rPr>
          <w:sz w:val="24"/>
          <w:szCs w:val="24"/>
        </w:rPr>
        <w:t xml:space="preserve">, в качестве СУБД используются ADB, </w:t>
      </w:r>
      <w:r>
        <w:rPr>
          <w:sz w:val="24"/>
          <w:szCs w:val="24"/>
          <w:lang w:val="en-US"/>
        </w:rPr>
        <w:t>ADQM</w:t>
      </w:r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>.</w:t>
      </w:r>
    </w:p>
    <w:p w14:paraId="598C9F34" w14:textId="77777777" w:rsidR="00D05AD5" w:rsidRDefault="009F4C0E">
      <w:pPr>
        <w:pStyle w:val="phnormal"/>
        <w:spacing w:line="276" w:lineRule="auto"/>
        <w:ind w:firstLine="567"/>
        <w:rPr>
          <w:rStyle w:val="affffffff9"/>
          <w:bCs w:val="0"/>
          <w:sz w:val="24"/>
          <w:szCs w:val="24"/>
        </w:rPr>
      </w:pPr>
      <w:r>
        <w:rPr>
          <w:rStyle w:val="affffffff9"/>
          <w:sz w:val="24"/>
          <w:szCs w:val="24"/>
        </w:rPr>
        <w:t xml:space="preserve">Структура подсистемы ИИ Аналитической системы </w:t>
      </w:r>
      <w:proofErr w:type="gramStart"/>
      <w:r>
        <w:rPr>
          <w:rStyle w:val="affffffff9"/>
          <w:sz w:val="24"/>
          <w:szCs w:val="24"/>
        </w:rPr>
        <w:t>Россельхознадзора  приведена</w:t>
      </w:r>
      <w:proofErr w:type="gramEnd"/>
      <w:r>
        <w:rPr>
          <w:rStyle w:val="affffffff9"/>
          <w:sz w:val="24"/>
          <w:szCs w:val="24"/>
        </w:rPr>
        <w:t xml:space="preserve"> на рисунке ниже (</w:t>
      </w:r>
      <w:commentRangeStart w:id="205"/>
      <w:r>
        <w:rPr>
          <w:rStyle w:val="affffffff9"/>
          <w:sz w:val="24"/>
          <w:szCs w:val="24"/>
        </w:rPr>
        <w:fldChar w:fldCharType="begin"/>
      </w:r>
      <w:r>
        <w:rPr>
          <w:rStyle w:val="affffffff9"/>
          <w:sz w:val="24"/>
          <w:szCs w:val="24"/>
        </w:rPr>
        <w:instrText xml:space="preserve"> REF _Ref178153891 \h  \* MERGEFORMAT </w:instrText>
      </w:r>
      <w:r>
        <w:rPr>
          <w:rStyle w:val="affffffff9"/>
          <w:sz w:val="24"/>
          <w:szCs w:val="24"/>
        </w:rPr>
      </w:r>
      <w:r>
        <w:rPr>
          <w:rStyle w:val="affffffff9"/>
          <w:sz w:val="24"/>
          <w:szCs w:val="24"/>
        </w:rPr>
        <w:fldChar w:fldCharType="separate"/>
      </w:r>
      <w:r w:rsidR="00E42211">
        <w:rPr>
          <w:sz w:val="24"/>
          <w:szCs w:val="24"/>
        </w:rPr>
        <w:t>Рисунок 1</w:t>
      </w:r>
      <w:r>
        <w:rPr>
          <w:rStyle w:val="affffffff9"/>
          <w:sz w:val="24"/>
          <w:szCs w:val="24"/>
        </w:rPr>
        <w:fldChar w:fldCharType="end"/>
      </w:r>
      <w:r>
        <w:rPr>
          <w:rStyle w:val="affffffff9"/>
          <w:sz w:val="24"/>
          <w:szCs w:val="24"/>
        </w:rPr>
        <w:t>).</w:t>
      </w:r>
      <w:commentRangeEnd w:id="205"/>
      <w:r w:rsidR="006525A8">
        <w:rPr>
          <w:rStyle w:val="af5"/>
        </w:rPr>
        <w:commentReference w:id="205"/>
      </w:r>
    </w:p>
    <w:p w14:paraId="02C47B5D" w14:textId="77777777" w:rsidR="00D05AD5" w:rsidRDefault="009F4C0E">
      <w:pPr>
        <w:pStyle w:val="phfiguretitle"/>
        <w:spacing w:line="276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4D953671" wp14:editId="7056702E">
            <wp:extent cx="6334125" cy="3190875"/>
            <wp:effectExtent l="0" t="0" r="9525" b="9525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60B9" w14:textId="77777777" w:rsidR="00D05AD5" w:rsidRDefault="009F4C0E">
      <w:pPr>
        <w:pStyle w:val="afe"/>
        <w:spacing w:line="276" w:lineRule="auto"/>
        <w:ind w:firstLine="567"/>
        <w:jc w:val="center"/>
        <w:rPr>
          <w:sz w:val="24"/>
          <w:szCs w:val="24"/>
        </w:rPr>
      </w:pPr>
      <w:bookmarkStart w:id="206" w:name="_Ref178153891"/>
      <w:bookmarkStart w:id="207" w:name="_Ref144800932"/>
      <w:commentRangeStart w:id="208"/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 w:rsidR="00E42211"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206"/>
      <w:r>
        <w:rPr>
          <w:sz w:val="24"/>
          <w:szCs w:val="24"/>
        </w:rPr>
        <w:t xml:space="preserve"> </w:t>
      </w:r>
      <w:commentRangeEnd w:id="208"/>
      <w:r w:rsidR="006525A8">
        <w:rPr>
          <w:rStyle w:val="af5"/>
          <w:i w:val="0"/>
          <w:iCs w:val="0"/>
          <w:color w:val="auto"/>
        </w:rPr>
        <w:commentReference w:id="208"/>
      </w:r>
      <w:r>
        <w:rPr>
          <w:bCs/>
        </w:rPr>
        <w:t>–</w:t>
      </w:r>
      <w:r>
        <w:rPr>
          <w:sz w:val="24"/>
          <w:szCs w:val="24"/>
        </w:rPr>
        <w:t xml:space="preserve"> Структура Подсистемы ИИ</w:t>
      </w:r>
      <w:bookmarkEnd w:id="207"/>
    </w:p>
    <w:p w14:paraId="6A346D0D" w14:textId="77777777" w:rsidR="00D05AD5" w:rsidRDefault="00D05AD5">
      <w:pPr>
        <w:pStyle w:val="16"/>
        <w:numPr>
          <w:ilvl w:val="0"/>
          <w:numId w:val="0"/>
        </w:numPr>
      </w:pPr>
    </w:p>
    <w:p w14:paraId="78488661" w14:textId="77777777" w:rsidR="00D05AD5" w:rsidRDefault="009F4C0E">
      <w:pPr>
        <w:pStyle w:val="phnormal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Подсистема ИИ включает в себя совокупность математических моделей, реализованных с использованием методов машинного обучения (в том числе нейронных сетей).</w:t>
      </w:r>
    </w:p>
    <w:p w14:paraId="11581E58" w14:textId="77777777" w:rsidR="00D05AD5" w:rsidRDefault="009F4C0E">
      <w:pPr>
        <w:pStyle w:val="phnormal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Подсистема ИИ в качестве пользовательского интерфейса использует блок компонентов «Искусственный интеллект» в ПОСА.</w:t>
      </w:r>
    </w:p>
    <w:p w14:paraId="7C90C70B" w14:textId="77777777" w:rsidR="00D05AD5" w:rsidRDefault="009F4C0E">
      <w:pPr>
        <w:pStyle w:val="phnormal"/>
        <w:spacing w:line="276" w:lineRule="auto"/>
        <w:rPr>
          <w:sz w:val="24"/>
          <w:szCs w:val="24"/>
        </w:rPr>
      </w:pPr>
      <w:bookmarkStart w:id="209" w:name="_Toc87854411"/>
      <w:r>
        <w:rPr>
          <w:sz w:val="24"/>
          <w:szCs w:val="24"/>
        </w:rPr>
        <w:t>Программное обеспечение, необходимое для функционирования Подсистемы ИИ</w:t>
      </w:r>
      <w:bookmarkEnd w:id="209"/>
      <w:r>
        <w:rPr>
          <w:sz w:val="24"/>
          <w:szCs w:val="24"/>
        </w:rPr>
        <w:t>, приведено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_Ref178154033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E42211" w:rsidRPr="00E42211">
        <w:rPr>
          <w:sz w:val="24"/>
          <w:szCs w:val="24"/>
        </w:rPr>
        <w:t>Таблица 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5930F039" w14:textId="77777777" w:rsidR="00D05AD5" w:rsidRDefault="009F4C0E">
      <w:pPr>
        <w:pStyle w:val="phtabletitle"/>
        <w:spacing w:line="276" w:lineRule="auto"/>
        <w:rPr>
          <w:rFonts w:eastAsiaTheme="minorEastAsia"/>
          <w:sz w:val="24"/>
        </w:rPr>
      </w:pPr>
      <w:bookmarkStart w:id="210" w:name="_Ref178154033"/>
      <w:r>
        <w:rPr>
          <w:sz w:val="24"/>
        </w:rPr>
        <w:t xml:space="preserve">Таблица </w:t>
      </w:r>
      <w:r>
        <w:rPr>
          <w:sz w:val="24"/>
        </w:rPr>
        <w:fldChar w:fldCharType="begin"/>
      </w:r>
      <w:r>
        <w:rPr>
          <w:sz w:val="24"/>
        </w:rPr>
        <w:instrText xml:space="preserve"> SEQ Таблица \* ARABIC </w:instrText>
      </w:r>
      <w:r>
        <w:rPr>
          <w:sz w:val="24"/>
        </w:rPr>
        <w:fldChar w:fldCharType="separate"/>
      </w:r>
      <w:r w:rsidR="00E42211">
        <w:rPr>
          <w:noProof/>
          <w:sz w:val="24"/>
        </w:rPr>
        <w:t>1</w:t>
      </w:r>
      <w:r>
        <w:rPr>
          <w:sz w:val="24"/>
        </w:rPr>
        <w:fldChar w:fldCharType="end"/>
      </w:r>
      <w:bookmarkEnd w:id="210"/>
      <w:r>
        <w:rPr>
          <w:rStyle w:val="affffffff9"/>
          <w:sz w:val="24"/>
        </w:rPr>
        <w:t xml:space="preserve">– </w:t>
      </w:r>
      <w:r>
        <w:rPr>
          <w:rFonts w:eastAsiaTheme="minorEastAsia"/>
          <w:sz w:val="24"/>
        </w:rPr>
        <w:t xml:space="preserve">Используемое в </w:t>
      </w:r>
      <w:r>
        <w:rPr>
          <w:sz w:val="24"/>
        </w:rPr>
        <w:t xml:space="preserve">Подсистеме ИИ </w:t>
      </w:r>
      <w:r>
        <w:rPr>
          <w:rFonts w:eastAsiaTheme="minorEastAsia"/>
          <w:sz w:val="24"/>
        </w:rPr>
        <w:t>программное обеспечение</w:t>
      </w:r>
    </w:p>
    <w:tbl>
      <w:tblPr>
        <w:tblStyle w:val="afff6"/>
        <w:tblW w:w="5000" w:type="pct"/>
        <w:tblLook w:val="04A0" w:firstRow="1" w:lastRow="0" w:firstColumn="1" w:lastColumn="0" w:noHBand="0" w:noVBand="1"/>
      </w:tblPr>
      <w:tblGrid>
        <w:gridCol w:w="458"/>
        <w:gridCol w:w="2836"/>
        <w:gridCol w:w="5722"/>
      </w:tblGrid>
      <w:tr w:rsidR="00D05AD5" w14:paraId="5AA26EF1" w14:textId="77777777">
        <w:trPr>
          <w:tblHeader/>
        </w:trPr>
        <w:tc>
          <w:tcPr>
            <w:tcW w:w="220" w:type="pct"/>
          </w:tcPr>
          <w:p w14:paraId="457CA508" w14:textId="77777777" w:rsidR="00D05AD5" w:rsidRDefault="009F4C0E">
            <w:pPr>
              <w:pStyle w:val="phtablecolcaption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№</w:t>
            </w:r>
          </w:p>
        </w:tc>
        <w:tc>
          <w:tcPr>
            <w:tcW w:w="1590" w:type="pct"/>
          </w:tcPr>
          <w:p w14:paraId="59D3F414" w14:textId="77777777" w:rsidR="00D05AD5" w:rsidRDefault="009F4C0E">
            <w:pPr>
              <w:pStyle w:val="phtablecolcaption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Программное обеспечение</w:t>
            </w:r>
          </w:p>
        </w:tc>
        <w:tc>
          <w:tcPr>
            <w:tcW w:w="3190" w:type="pct"/>
          </w:tcPr>
          <w:p w14:paraId="33478ABE" w14:textId="77777777" w:rsidR="00D05AD5" w:rsidRDefault="009F4C0E">
            <w:pPr>
              <w:pStyle w:val="phtablecolcaption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Назначение</w:t>
            </w:r>
          </w:p>
        </w:tc>
      </w:tr>
      <w:tr w:rsidR="00D05AD5" w14:paraId="32782BF9" w14:textId="77777777">
        <w:tc>
          <w:tcPr>
            <w:tcW w:w="220" w:type="pct"/>
          </w:tcPr>
          <w:p w14:paraId="2486FE2D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</w:t>
            </w:r>
          </w:p>
        </w:tc>
        <w:tc>
          <w:tcPr>
            <w:tcW w:w="1590" w:type="pct"/>
          </w:tcPr>
          <w:p w14:paraId="69D1CA07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 xml:space="preserve">ОС Astra Linux Special Edition. </w:t>
            </w:r>
            <w:proofErr w:type="spellStart"/>
            <w:r>
              <w:rPr>
                <w:rFonts w:eastAsiaTheme="minorEastAsia" w:cs="Times New Roman"/>
                <w:szCs w:val="24"/>
                <w:lang w:val="en-US"/>
              </w:rPr>
              <w:t>Релиз</w:t>
            </w:r>
            <w:proofErr w:type="spellEnd"/>
            <w:r>
              <w:rPr>
                <w:rFonts w:eastAsiaTheme="minorEastAsia" w:cs="Times New Roman"/>
                <w:szCs w:val="24"/>
                <w:lang w:val="en-US"/>
              </w:rPr>
              <w:t xml:space="preserve"> </w:t>
            </w:r>
            <w:r>
              <w:rPr>
                <w:rFonts w:eastAsiaTheme="minorEastAsia" w:cs="Times New Roman"/>
                <w:szCs w:val="24"/>
              </w:rPr>
              <w:t>«</w:t>
            </w:r>
            <w:proofErr w:type="spellStart"/>
            <w:r>
              <w:rPr>
                <w:rFonts w:eastAsiaTheme="minorEastAsia" w:cs="Times New Roman"/>
                <w:szCs w:val="24"/>
                <w:lang w:val="en-US"/>
              </w:rPr>
              <w:t>Смоленск</w:t>
            </w:r>
            <w:proofErr w:type="spellEnd"/>
            <w:r>
              <w:rPr>
                <w:rFonts w:eastAsiaTheme="minorEastAsia" w:cs="Times New Roman"/>
                <w:szCs w:val="24"/>
              </w:rPr>
              <w:t>»</w:t>
            </w:r>
            <w:r>
              <w:rPr>
                <w:rFonts w:eastAsiaTheme="minorEastAsia" w:cs="Times New Roman"/>
                <w:szCs w:val="24"/>
                <w:lang w:val="en-US"/>
              </w:rPr>
              <w:t xml:space="preserve"> v.1.6</w:t>
            </w:r>
          </w:p>
        </w:tc>
        <w:tc>
          <w:tcPr>
            <w:tcW w:w="3190" w:type="pct"/>
          </w:tcPr>
          <w:p w14:paraId="30406BE6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Операционная система</w:t>
            </w:r>
          </w:p>
        </w:tc>
      </w:tr>
      <w:tr w:rsidR="00D05AD5" w14:paraId="5FFAD162" w14:textId="77777777">
        <w:tc>
          <w:tcPr>
            <w:tcW w:w="220" w:type="pct"/>
          </w:tcPr>
          <w:p w14:paraId="473BCBFE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2</w:t>
            </w:r>
          </w:p>
        </w:tc>
        <w:tc>
          <w:tcPr>
            <w:tcW w:w="1590" w:type="pct"/>
          </w:tcPr>
          <w:p w14:paraId="5C0DB5A0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Docker</w:t>
            </w:r>
            <w:r>
              <w:rPr>
                <w:rFonts w:eastAsiaTheme="minorEastAsia" w:cs="Times New Roman"/>
                <w:szCs w:val="24"/>
              </w:rPr>
              <w:t xml:space="preserve"> в режиме </w:t>
            </w:r>
            <w:r>
              <w:rPr>
                <w:rFonts w:eastAsiaTheme="minorEastAsia" w:cs="Times New Roman"/>
                <w:szCs w:val="24"/>
                <w:lang w:val="en-US"/>
              </w:rPr>
              <w:t>Swarm</w:t>
            </w:r>
            <w:r>
              <w:rPr>
                <w:rFonts w:eastAsiaTheme="minorEastAsia" w:cs="Times New Roman"/>
                <w:szCs w:val="24"/>
              </w:rPr>
              <w:t xml:space="preserve"> версии 18.03 (и выше)</w:t>
            </w:r>
          </w:p>
        </w:tc>
        <w:tc>
          <w:tcPr>
            <w:tcW w:w="3190" w:type="pct"/>
          </w:tcPr>
          <w:p w14:paraId="14FD999D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 xml:space="preserve">ПО </w:t>
            </w:r>
            <w:proofErr w:type="spellStart"/>
            <w:r>
              <w:rPr>
                <w:rFonts w:eastAsiaTheme="minorEastAsia" w:cs="Times New Roman"/>
                <w:szCs w:val="24"/>
              </w:rPr>
              <w:t>оркестрации</w:t>
            </w:r>
            <w:proofErr w:type="spellEnd"/>
            <w:r>
              <w:rPr>
                <w:rFonts w:eastAsiaTheme="minorEastAsia" w:cs="Times New Roman"/>
                <w:szCs w:val="24"/>
              </w:rPr>
              <w:t xml:space="preserve"> контейнеров для размещения и исполнения упакованных моделей машинного обучения</w:t>
            </w:r>
          </w:p>
        </w:tc>
      </w:tr>
      <w:tr w:rsidR="00D05AD5" w14:paraId="052A75E0" w14:textId="77777777">
        <w:tc>
          <w:tcPr>
            <w:tcW w:w="220" w:type="pct"/>
          </w:tcPr>
          <w:p w14:paraId="343F8308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3</w:t>
            </w:r>
          </w:p>
        </w:tc>
        <w:tc>
          <w:tcPr>
            <w:tcW w:w="1590" w:type="pct"/>
          </w:tcPr>
          <w:p w14:paraId="03928900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PostgreSQL</w:t>
            </w:r>
            <w:r>
              <w:rPr>
                <w:rFonts w:eastAsiaTheme="minorEastAsia" w:cs="Times New Roman"/>
                <w:szCs w:val="24"/>
              </w:rPr>
              <w:t xml:space="preserve"> </w:t>
            </w:r>
            <w:r>
              <w:rPr>
                <w:rFonts w:eastAsiaTheme="minorEastAsia" w:cs="Times New Roman"/>
                <w:szCs w:val="24"/>
                <w:lang w:val="en-US"/>
              </w:rPr>
              <w:t>v</w:t>
            </w:r>
            <w:r>
              <w:rPr>
                <w:rFonts w:eastAsiaTheme="minorEastAsia" w:cs="Times New Roman"/>
                <w:szCs w:val="24"/>
              </w:rPr>
              <w:t>.12 (и выше)</w:t>
            </w:r>
          </w:p>
        </w:tc>
        <w:tc>
          <w:tcPr>
            <w:tcW w:w="3190" w:type="pct"/>
          </w:tcPr>
          <w:p w14:paraId="279E763B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СУБД для размещения анализируемых данных и разметки</w:t>
            </w:r>
          </w:p>
        </w:tc>
      </w:tr>
      <w:tr w:rsidR="00D05AD5" w14:paraId="4C7B3EC2" w14:textId="77777777">
        <w:tc>
          <w:tcPr>
            <w:tcW w:w="220" w:type="pct"/>
          </w:tcPr>
          <w:p w14:paraId="48F8CDF1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4</w:t>
            </w:r>
          </w:p>
        </w:tc>
        <w:tc>
          <w:tcPr>
            <w:tcW w:w="1590" w:type="pct"/>
          </w:tcPr>
          <w:p w14:paraId="0C017FE7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Java v.11</w:t>
            </w:r>
            <w:r>
              <w:rPr>
                <w:rFonts w:eastAsiaTheme="minorEastAsia" w:cs="Times New Roman"/>
                <w:szCs w:val="24"/>
              </w:rPr>
              <w:t xml:space="preserve"> (и выше)</w:t>
            </w:r>
          </w:p>
        </w:tc>
        <w:tc>
          <w:tcPr>
            <w:tcW w:w="3190" w:type="pct"/>
          </w:tcPr>
          <w:p w14:paraId="3094833B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</w:rPr>
              <w:t>Исполняемый</w:t>
            </w:r>
            <w:r>
              <w:rPr>
                <w:rFonts w:eastAsiaTheme="minorEastAsia" w:cs="Times New Roman"/>
                <w:szCs w:val="24"/>
                <w:lang w:val="en-US"/>
              </w:rPr>
              <w:t xml:space="preserve"> </w:t>
            </w:r>
            <w:r>
              <w:rPr>
                <w:rFonts w:eastAsiaTheme="minorEastAsia" w:cs="Times New Roman"/>
                <w:szCs w:val="24"/>
              </w:rPr>
              <w:t>код</w:t>
            </w:r>
          </w:p>
        </w:tc>
      </w:tr>
      <w:tr w:rsidR="00D05AD5" w14:paraId="1D03A210" w14:textId="77777777">
        <w:tc>
          <w:tcPr>
            <w:tcW w:w="220" w:type="pct"/>
          </w:tcPr>
          <w:p w14:paraId="2F236787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5</w:t>
            </w:r>
          </w:p>
        </w:tc>
        <w:tc>
          <w:tcPr>
            <w:tcW w:w="1590" w:type="pct"/>
          </w:tcPr>
          <w:p w14:paraId="7C4771B8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Python v.3.8</w:t>
            </w:r>
            <w:r>
              <w:rPr>
                <w:rFonts w:eastAsiaTheme="minorEastAsia" w:cs="Times New Roman"/>
                <w:szCs w:val="24"/>
              </w:rPr>
              <w:t xml:space="preserve"> (и выше)</w:t>
            </w:r>
          </w:p>
        </w:tc>
        <w:tc>
          <w:tcPr>
            <w:tcW w:w="3190" w:type="pct"/>
          </w:tcPr>
          <w:p w14:paraId="5BE28B37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</w:rPr>
              <w:t>Исполняемый</w:t>
            </w:r>
            <w:r>
              <w:rPr>
                <w:rFonts w:eastAsiaTheme="minorEastAsia" w:cs="Times New Roman"/>
                <w:szCs w:val="24"/>
                <w:lang w:val="en-US"/>
              </w:rPr>
              <w:t xml:space="preserve"> </w:t>
            </w:r>
            <w:r>
              <w:rPr>
                <w:rFonts w:eastAsiaTheme="minorEastAsia" w:cs="Times New Roman"/>
                <w:szCs w:val="24"/>
              </w:rPr>
              <w:t>код</w:t>
            </w:r>
          </w:p>
        </w:tc>
      </w:tr>
      <w:tr w:rsidR="00D05AD5" w14:paraId="176F1F7F" w14:textId="77777777">
        <w:tc>
          <w:tcPr>
            <w:tcW w:w="220" w:type="pct"/>
          </w:tcPr>
          <w:p w14:paraId="2F6CF490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lastRenderedPageBreak/>
              <w:t>6</w:t>
            </w:r>
          </w:p>
        </w:tc>
        <w:tc>
          <w:tcPr>
            <w:tcW w:w="1590" w:type="pct"/>
          </w:tcPr>
          <w:p w14:paraId="01EF0D5C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 xml:space="preserve">Apache </w:t>
            </w:r>
            <w:proofErr w:type="spellStart"/>
            <w:r>
              <w:rPr>
                <w:rFonts w:eastAsiaTheme="minorEastAsia" w:cs="Times New Roman"/>
                <w:szCs w:val="24"/>
                <w:lang w:val="en-US"/>
              </w:rPr>
              <w:t>AirFlow</w:t>
            </w:r>
            <w:proofErr w:type="spellEnd"/>
            <w:r>
              <w:rPr>
                <w:rFonts w:eastAsiaTheme="minorEastAsia" w:cs="Times New Roman"/>
                <w:szCs w:val="24"/>
              </w:rPr>
              <w:t xml:space="preserve"> 2.1.2 (и выше)</w:t>
            </w:r>
          </w:p>
        </w:tc>
        <w:tc>
          <w:tcPr>
            <w:tcW w:w="3190" w:type="pct"/>
          </w:tcPr>
          <w:p w14:paraId="4AE03C1E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 xml:space="preserve">ПО организации импорта данных из </w:t>
            </w:r>
            <w:r>
              <w:rPr>
                <w:rFonts w:eastAsiaTheme="minorEastAsia" w:cs="Times New Roman"/>
                <w:szCs w:val="24"/>
                <w:lang w:val="en-US"/>
              </w:rPr>
              <w:t>ODS</w:t>
            </w:r>
            <w:r>
              <w:rPr>
                <w:rFonts w:eastAsiaTheme="minorEastAsia" w:cs="Times New Roman"/>
                <w:szCs w:val="24"/>
              </w:rPr>
              <w:t xml:space="preserve"> для анализа моделью машинного обучения и экспорта результатов в </w:t>
            </w:r>
            <w:r>
              <w:rPr>
                <w:rFonts w:eastAsiaTheme="minorEastAsia" w:cs="Times New Roman"/>
                <w:szCs w:val="24"/>
                <w:lang w:val="en-US"/>
              </w:rPr>
              <w:t>DWH</w:t>
            </w:r>
          </w:p>
        </w:tc>
      </w:tr>
      <w:tr w:rsidR="00D05AD5" w14:paraId="4C82A26B" w14:textId="77777777">
        <w:tc>
          <w:tcPr>
            <w:tcW w:w="220" w:type="pct"/>
          </w:tcPr>
          <w:p w14:paraId="1D181864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</w:t>
            </w:r>
          </w:p>
        </w:tc>
        <w:tc>
          <w:tcPr>
            <w:tcW w:w="1590" w:type="pct"/>
          </w:tcPr>
          <w:p w14:paraId="406C7238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  <w:lang w:val="en-US"/>
              </w:rPr>
              <w:t>nginx</w:t>
            </w:r>
          </w:p>
        </w:tc>
        <w:tc>
          <w:tcPr>
            <w:tcW w:w="3190" w:type="pct"/>
          </w:tcPr>
          <w:p w14:paraId="1B66A989" w14:textId="77777777" w:rsidR="00D05AD5" w:rsidRDefault="009F4C0E">
            <w:pPr>
              <w:pStyle w:val="phtablecellleft"/>
              <w:spacing w:line="276" w:lineRule="auto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 xml:space="preserve">ПО организации шлюза безопасности для </w:t>
            </w:r>
            <w:r>
              <w:rPr>
                <w:rFonts w:eastAsiaTheme="minorEastAsia" w:cs="Times New Roman"/>
                <w:szCs w:val="24"/>
                <w:lang w:val="en-US"/>
              </w:rPr>
              <w:t>web</w:t>
            </w:r>
          </w:p>
        </w:tc>
      </w:tr>
    </w:tbl>
    <w:p w14:paraId="4A9DBECF" w14:textId="77777777" w:rsidR="00D05AD5" w:rsidRDefault="00D05AD5">
      <w:pPr>
        <w:pStyle w:val="phnormal"/>
        <w:spacing w:line="276" w:lineRule="auto"/>
        <w:rPr>
          <w:sz w:val="24"/>
          <w:szCs w:val="24"/>
        </w:rPr>
      </w:pPr>
      <w:bookmarkStart w:id="211" w:name="_Toc87854412"/>
    </w:p>
    <w:p w14:paraId="20ADE02C" w14:textId="77777777" w:rsidR="00D05AD5" w:rsidRDefault="009F4C0E">
      <w:pPr>
        <w:pStyle w:val="phnormal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Языки программирования, на которых написана программа</w:t>
      </w:r>
      <w:bookmarkEnd w:id="211"/>
      <w:r>
        <w:rPr>
          <w:sz w:val="24"/>
          <w:szCs w:val="24"/>
        </w:rPr>
        <w:t>:</w:t>
      </w:r>
    </w:p>
    <w:p w14:paraId="497DAAB6" w14:textId="77777777" w:rsidR="00D05AD5" w:rsidRDefault="009F4C0E">
      <w:pPr>
        <w:pStyle w:val="phlistitemized1"/>
        <w:spacing w:line="276" w:lineRule="auto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Java </w:t>
      </w:r>
      <w:r>
        <w:rPr>
          <w:rFonts w:eastAsiaTheme="minorEastAsia" w:cs="Times New Roman"/>
          <w:sz w:val="24"/>
          <w:szCs w:val="24"/>
          <w:lang w:val="en-US"/>
        </w:rPr>
        <w:t>v.11</w:t>
      </w:r>
      <w:r>
        <w:rPr>
          <w:rFonts w:eastAsiaTheme="minorEastAsia" w:cs="Times New Roman"/>
          <w:sz w:val="24"/>
          <w:szCs w:val="24"/>
        </w:rPr>
        <w:t xml:space="preserve"> – интеграционные модули;</w:t>
      </w:r>
    </w:p>
    <w:p w14:paraId="750AE0D4" w14:textId="77777777" w:rsidR="00D05AD5" w:rsidRDefault="009F4C0E">
      <w:pPr>
        <w:pStyle w:val="phlistitemized1"/>
        <w:spacing w:line="276" w:lineRule="auto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  <w:lang w:val="en-US"/>
        </w:rPr>
        <w:t>Python v.3.8</w:t>
      </w:r>
      <w:r>
        <w:rPr>
          <w:rFonts w:eastAsiaTheme="minorEastAsia" w:cs="Times New Roman"/>
          <w:sz w:val="24"/>
          <w:szCs w:val="24"/>
        </w:rPr>
        <w:t xml:space="preserve"> – </w:t>
      </w:r>
      <w:r>
        <w:rPr>
          <w:rFonts w:eastAsiaTheme="minorEastAsia" w:cs="Times New Roman"/>
          <w:sz w:val="24"/>
          <w:szCs w:val="24"/>
          <w:lang w:val="en-US"/>
        </w:rPr>
        <w:t>ML-</w:t>
      </w:r>
      <w:r>
        <w:rPr>
          <w:rFonts w:eastAsiaTheme="minorEastAsia" w:cs="Times New Roman"/>
          <w:sz w:val="24"/>
          <w:szCs w:val="24"/>
        </w:rPr>
        <w:t>модели;</w:t>
      </w:r>
    </w:p>
    <w:p w14:paraId="3D60279E" w14:textId="77777777" w:rsidR="00D05AD5" w:rsidRDefault="009F4C0E">
      <w:pPr>
        <w:pStyle w:val="phlistitemized1"/>
        <w:spacing w:line="276" w:lineRule="auto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SQL – хранимые процедуры, скрипты </w:t>
      </w:r>
      <w:proofErr w:type="spellStart"/>
      <w:r>
        <w:rPr>
          <w:rFonts w:eastAsiaTheme="minorEastAsia" w:cs="Times New Roman"/>
          <w:sz w:val="24"/>
          <w:szCs w:val="24"/>
        </w:rPr>
        <w:t>PostgreSQL</w:t>
      </w:r>
      <w:proofErr w:type="spellEnd"/>
      <w:r>
        <w:rPr>
          <w:rFonts w:eastAsiaTheme="minorEastAsia" w:cs="Times New Roman"/>
          <w:sz w:val="24"/>
          <w:szCs w:val="24"/>
        </w:rPr>
        <w:t>.</w:t>
      </w:r>
    </w:p>
    <w:p w14:paraId="2CDCA2F4" w14:textId="77777777" w:rsidR="00D05AD5" w:rsidRDefault="009F4C0E">
      <w:pPr>
        <w:pStyle w:val="afffffffd"/>
        <w:spacing w:before="120" w:after="120" w:line="276" w:lineRule="auto"/>
        <w:ind w:firstLine="567"/>
        <w:rPr>
          <w:szCs w:val="24"/>
        </w:rPr>
      </w:pPr>
      <w:r>
        <w:rPr>
          <w:szCs w:val="24"/>
        </w:rPr>
        <w:t>На данный момент в Аналитической системе Россельхознадзора реализованы дашборды для аналитических компонентов по следующим направлениям:</w:t>
      </w:r>
    </w:p>
    <w:p w14:paraId="27643A37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Государственный ветеринарный надзор (32 компонентов);</w:t>
      </w:r>
    </w:p>
    <w:p w14:paraId="4B1A2613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Внешний ветеринарный надзор (11 компонентов);</w:t>
      </w:r>
    </w:p>
    <w:p w14:paraId="4533756D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Фитосанитарный надзор (7 компонентов);</w:t>
      </w:r>
    </w:p>
    <w:p w14:paraId="622CBE39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Лабораторные исследования (5 компонентов);</w:t>
      </w:r>
    </w:p>
    <w:p w14:paraId="698A7290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Контрольно-надзорная деятельность (1 компонент);</w:t>
      </w:r>
    </w:p>
    <w:p w14:paraId="7F59E0B1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Документооборот (4 компонентов);</w:t>
      </w:r>
    </w:p>
    <w:p w14:paraId="360DD319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Финансы (10 компонентов);</w:t>
      </w:r>
    </w:p>
    <w:p w14:paraId="4B683608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Экспорт АПК (14 компонентов);</w:t>
      </w:r>
    </w:p>
    <w:p w14:paraId="77EDA379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spacing w:before="120" w:after="120"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Искусственный интеллект (43 компонента);</w:t>
      </w:r>
    </w:p>
    <w:p w14:paraId="72A55F9A" w14:textId="77777777" w:rsidR="00D05AD5" w:rsidRDefault="009F4C0E" w:rsidP="00834F6C">
      <w:pPr>
        <w:pStyle w:val="-1"/>
        <w:numPr>
          <w:ilvl w:val="0"/>
          <w:numId w:val="55"/>
        </w:numPr>
        <w:tabs>
          <w:tab w:val="left" w:pos="993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Агрегатор отчетности (ФВД) (агрегирующий модуль).</w:t>
      </w:r>
    </w:p>
    <w:p w14:paraId="4D518085" w14:textId="77777777" w:rsidR="00D05AD5" w:rsidRDefault="00D05AD5">
      <w:pPr>
        <w:spacing w:line="276" w:lineRule="auto"/>
      </w:pPr>
    </w:p>
    <w:p w14:paraId="4ABC459C" w14:textId="77777777" w:rsidR="00D05AD5" w:rsidRDefault="009F4C0E">
      <w:pPr>
        <w:pStyle w:val="afffb"/>
      </w:pPr>
      <w:bookmarkStart w:id="212" w:name="_Toc240723525"/>
      <w:commentRangeStart w:id="213"/>
      <w:r>
        <w:lastRenderedPageBreak/>
        <w:t>Перечень терминов</w:t>
      </w:r>
      <w:bookmarkEnd w:id="192"/>
      <w:bookmarkEnd w:id="193"/>
      <w:bookmarkEnd w:id="194"/>
      <w:bookmarkEnd w:id="195"/>
      <w:r>
        <w:t xml:space="preserve"> и сокращений</w:t>
      </w:r>
      <w:bookmarkEnd w:id="212"/>
      <w:commentRangeEnd w:id="213"/>
      <w:r w:rsidR="00A5699C">
        <w:rPr>
          <w:rStyle w:val="af5"/>
          <w:b w:val="0"/>
          <w:caps w:val="0"/>
        </w:rPr>
        <w:commentReference w:id="213"/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248"/>
        <w:gridCol w:w="6420"/>
      </w:tblGrid>
      <w:tr w:rsidR="00D05AD5" w14:paraId="4D0F3D7D" w14:textId="77777777" w:rsidTr="00141482">
        <w:trPr>
          <w:tblHeader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3C73C9A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D6CABFE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Описание</w:t>
            </w:r>
          </w:p>
        </w:tc>
      </w:tr>
      <w:tr w:rsidR="00D05AD5" w14:paraId="5369E2AE" w14:textId="77777777" w:rsidTr="00141482">
        <w:trPr>
          <w:trHeight w:val="6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B4F5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 w:rsidRPr="00A5699C">
              <w:rPr>
                <w:bCs/>
                <w:szCs w:val="24"/>
                <w:highlight w:val="yellow"/>
              </w:rPr>
              <w:t>API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FEF5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Программный интерфейс приложения (интерфейс прикладного программирования) – описание способов (набор классов, процедур, функций, структур или констант), которыми одна компьютерная программа может взаимодействовать с другой программой</w:t>
            </w:r>
          </w:p>
        </w:tc>
      </w:tr>
      <w:tr w:rsidR="00D05AD5" w14:paraId="6438ADDB" w14:textId="77777777" w:rsidTr="00141482">
        <w:trPr>
          <w:trHeight w:val="530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19B6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DOCX, </w:t>
            </w:r>
            <w:r w:rsidRPr="00A5699C">
              <w:rPr>
                <w:bCs/>
                <w:szCs w:val="24"/>
                <w:highlight w:val="yellow"/>
              </w:rPr>
              <w:t>PPTX</w:t>
            </w:r>
            <w:r>
              <w:rPr>
                <w:bCs/>
                <w:szCs w:val="24"/>
              </w:rPr>
              <w:t>, XLSX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0F32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Форматы файлов для хранения электронных документов пакетов офисных приложений, соответствующие стандарту Office Open XML</w:t>
            </w:r>
          </w:p>
        </w:tc>
      </w:tr>
      <w:tr w:rsidR="00D05AD5" w14:paraId="04BF1BBF" w14:textId="77777777" w:rsidTr="00141482">
        <w:trPr>
          <w:trHeight w:val="388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8957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 w:rsidRPr="00A5699C">
              <w:rPr>
                <w:bCs/>
                <w:szCs w:val="24"/>
                <w:highlight w:val="yellow"/>
              </w:rPr>
              <w:t xml:space="preserve">HTML, </w:t>
            </w:r>
            <w:proofErr w:type="spellStart"/>
            <w:r w:rsidRPr="00A5699C">
              <w:rPr>
                <w:bCs/>
                <w:szCs w:val="24"/>
                <w:highlight w:val="yellow"/>
              </w:rPr>
              <w:t>html</w:t>
            </w:r>
            <w:proofErr w:type="spellEnd"/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C631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HyperText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Markup</w:t>
            </w:r>
            <w:proofErr w:type="spellEnd"/>
            <w:r>
              <w:rPr>
                <w:szCs w:val="24"/>
              </w:rPr>
              <w:t xml:space="preserve"> Language – стандартизированный язык разметки документов в </w:t>
            </w:r>
            <w:proofErr w:type="spellStart"/>
            <w:r>
              <w:rPr>
                <w:szCs w:val="24"/>
              </w:rPr>
              <w:t>www</w:t>
            </w:r>
            <w:proofErr w:type="spellEnd"/>
          </w:p>
        </w:tc>
      </w:tr>
      <w:tr w:rsidR="00D05AD5" w14:paraId="574CAF42" w14:textId="77777777" w:rsidTr="00141482">
        <w:trPr>
          <w:trHeight w:val="1856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2EFA" w14:textId="77777777" w:rsidR="00D05AD5" w:rsidRDefault="009F4C0E">
            <w:pPr>
              <w:pStyle w:val="159"/>
              <w:spacing w:after="0"/>
              <w:ind w:firstLine="0"/>
              <w:contextualSpacing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>HTTP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F654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proofErr w:type="spellStart"/>
            <w:r>
              <w:rPr>
                <w:bCs/>
                <w:szCs w:val="24"/>
              </w:rPr>
              <w:t>HyperText</w:t>
            </w:r>
            <w:proofErr w:type="spellEnd"/>
            <w:r>
              <w:rPr>
                <w:bCs/>
                <w:szCs w:val="24"/>
              </w:rPr>
              <w:t xml:space="preserve"> Transfer Protocol </w:t>
            </w:r>
            <w:r>
              <w:rPr>
                <w:szCs w:val="24"/>
              </w:rPr>
              <w:t>–</w:t>
            </w:r>
            <w:r>
              <w:rPr>
                <w:bCs/>
                <w:szCs w:val="24"/>
              </w:rPr>
              <w:t xml:space="preserve"> протокол прикладного уровня передачи данных, в первую очередь в виде текстовых сообщений. Основой HTTP является технология «клиент-сервер», то есть предполагается существование потребителей (клиентов), которые инициируют соединение и посылают запрос, и поставщиков (серверов), которые ожидают соединения для получения запроса, производят необходимые действия и возвращают обратно сообщение с результатом</w:t>
            </w:r>
          </w:p>
        </w:tc>
      </w:tr>
      <w:tr w:rsidR="00D05AD5" w14:paraId="0C2F573C" w14:textId="77777777" w:rsidTr="00141482">
        <w:trPr>
          <w:trHeight w:val="386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6067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HTTPS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18B4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HyperText</w:t>
            </w:r>
            <w:proofErr w:type="spellEnd"/>
            <w:r>
              <w:rPr>
                <w:szCs w:val="24"/>
              </w:rPr>
              <w:t xml:space="preserve"> Transfer Protocol Secure – расширение протокола HTTP для поддержки шифрования в целях повышения безопасности</w:t>
            </w:r>
          </w:p>
        </w:tc>
      </w:tr>
      <w:tr w:rsidR="00D05AD5" w14:paraId="4CA09F08" w14:textId="77777777" w:rsidTr="00141482">
        <w:trPr>
          <w:trHeight w:val="121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41DC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KPI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5D15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Key Performance </w:t>
            </w:r>
            <w:proofErr w:type="spellStart"/>
            <w:r>
              <w:rPr>
                <w:szCs w:val="24"/>
              </w:rPr>
              <w:t>Indicators</w:t>
            </w:r>
            <w:proofErr w:type="spellEnd"/>
            <w:r>
              <w:rPr>
                <w:szCs w:val="24"/>
              </w:rPr>
              <w:t xml:space="preserve"> (ключевые показатели эффективности) – числовые показатели деятельности подразделения (предприятия), которые помогают организации в достижении целей или оптимальности процесса, а именно: результативности и эффективности</w:t>
            </w:r>
          </w:p>
        </w:tc>
      </w:tr>
      <w:tr w:rsidR="00D05AD5" w14:paraId="2CFDA5D1" w14:textId="77777777" w:rsidTr="00141482">
        <w:trPr>
          <w:trHeight w:val="511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DCC8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ODT, ODS, </w:t>
            </w:r>
            <w:r w:rsidRPr="00A5699C">
              <w:rPr>
                <w:bCs/>
                <w:szCs w:val="24"/>
                <w:highlight w:val="yellow"/>
              </w:rPr>
              <w:t>ODP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CD8E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Форматы файлов для хранения электронных документов пакетов офисных приложений, соответствующие стандарту </w:t>
            </w:r>
            <w:proofErr w:type="spellStart"/>
            <w:r>
              <w:rPr>
                <w:szCs w:val="24"/>
              </w:rPr>
              <w:t>OpenDocument</w:t>
            </w:r>
            <w:proofErr w:type="spellEnd"/>
            <w:r>
              <w:rPr>
                <w:szCs w:val="24"/>
              </w:rPr>
              <w:t xml:space="preserve"> Format</w:t>
            </w:r>
          </w:p>
        </w:tc>
      </w:tr>
      <w:tr w:rsidR="00D05AD5" w14:paraId="30ED068D" w14:textId="77777777" w:rsidTr="00141482">
        <w:trPr>
          <w:trHeight w:val="511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059D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proofErr w:type="spellStart"/>
            <w:r w:rsidRPr="00A5699C">
              <w:rPr>
                <w:bCs/>
                <w:szCs w:val="24"/>
                <w:highlight w:val="yellow"/>
              </w:rPr>
              <w:t>OpenOffice</w:t>
            </w:r>
            <w:proofErr w:type="spellEnd"/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24D6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Свободно распространяемый пакет офисных приложений</w:t>
            </w:r>
          </w:p>
        </w:tc>
      </w:tr>
      <w:tr w:rsidR="00D05AD5" w14:paraId="4902C45E" w14:textId="77777777" w:rsidTr="00141482">
        <w:trPr>
          <w:trHeight w:val="386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1CC7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PDF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B1B1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Portable Document Format – межплатформенный открытый формат электронных документов</w:t>
            </w:r>
          </w:p>
        </w:tc>
      </w:tr>
      <w:tr w:rsidR="00D05AD5" w14:paraId="3D93DC29" w14:textId="77777777" w:rsidTr="00141482">
        <w:trPr>
          <w:trHeight w:val="121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27AA" w14:textId="77777777" w:rsidR="00D05AD5" w:rsidRDefault="009F4C0E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АРМ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4C40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Автоматизированное рабочее место</w:t>
            </w:r>
          </w:p>
        </w:tc>
      </w:tr>
      <w:tr w:rsidR="00D05AD5" w14:paraId="2897E0A5" w14:textId="77777777" w:rsidTr="00141482">
        <w:trPr>
          <w:trHeight w:val="194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F17A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 w:rsidRPr="00A5699C">
              <w:rPr>
                <w:bCs/>
                <w:szCs w:val="24"/>
                <w:highlight w:val="yellow"/>
              </w:rPr>
              <w:t>Аутентификация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B454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Процедура проверки подлинности </w:t>
            </w:r>
          </w:p>
        </w:tc>
      </w:tr>
      <w:tr w:rsidR="00D05AD5" w14:paraId="26EFDAA2" w14:textId="77777777" w:rsidTr="00141482">
        <w:trPr>
          <w:trHeight w:val="16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E385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Веб, </w:t>
            </w:r>
            <w:proofErr w:type="spellStart"/>
            <w:r>
              <w:rPr>
                <w:bCs/>
                <w:szCs w:val="24"/>
              </w:rPr>
              <w:t>web</w:t>
            </w:r>
            <w:proofErr w:type="spellEnd"/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4D65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World Wide Web – распределённая система, предоставляющая доступ к связанным между собой </w:t>
            </w:r>
            <w:r>
              <w:rPr>
                <w:szCs w:val="24"/>
              </w:rPr>
              <w:lastRenderedPageBreak/>
              <w:t xml:space="preserve">документам, расположенным на различных компьютерах, подключённых к сети Интернет. Для обозначения используются слова: веб, </w:t>
            </w:r>
            <w:proofErr w:type="spellStart"/>
            <w:r>
              <w:rPr>
                <w:szCs w:val="24"/>
              </w:rPr>
              <w:t>web</w:t>
            </w:r>
            <w:proofErr w:type="spellEnd"/>
            <w:r>
              <w:rPr>
                <w:szCs w:val="24"/>
              </w:rPr>
              <w:t xml:space="preserve"> и аббревиатура </w:t>
            </w:r>
            <w:proofErr w:type="spellStart"/>
            <w:r>
              <w:rPr>
                <w:szCs w:val="24"/>
              </w:rPr>
              <w:t>www</w:t>
            </w:r>
            <w:proofErr w:type="spellEnd"/>
          </w:p>
        </w:tc>
      </w:tr>
      <w:tr w:rsidR="00D05AD5" w14:paraId="2FC2CE77" w14:textId="77777777" w:rsidTr="00141482">
        <w:trPr>
          <w:trHeight w:val="600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4281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Дашборд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DE8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Информационная панель - визуальное представление данных, сгруппированных по смыслу на одном экране для более легкого визуального восприятия информации</w:t>
            </w:r>
          </w:p>
        </w:tc>
      </w:tr>
      <w:tr w:rsidR="00D05AD5" w14:paraId="464F0B14" w14:textId="77777777" w:rsidTr="00141482">
        <w:trPr>
          <w:trHeight w:val="6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7542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szCs w:val="24"/>
              </w:rPr>
              <w:t>Документация на Систему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5081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Документы, предусмотренные Постановлениями Правительства Российской Федерации от 06.07.2015 № 676 и от 30.01.2013 № 62.</w:t>
            </w:r>
          </w:p>
        </w:tc>
      </w:tr>
      <w:tr w:rsidR="00D05AD5" w14:paraId="5CAE3969" w14:textId="77777777" w:rsidTr="00141482">
        <w:trPr>
          <w:trHeight w:val="196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CA2B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ЕСИА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AD8A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Единая система идентификации и аутентификации</w:t>
            </w:r>
          </w:p>
        </w:tc>
      </w:tr>
      <w:tr w:rsidR="00D05AD5" w14:paraId="2D2D3D67" w14:textId="77777777" w:rsidTr="00141482">
        <w:trPr>
          <w:trHeight w:val="6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466A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ЕСПД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1F1C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Единая система программной документации. Комплекс государственных стандартов РФ, устанавливающих взаимосвязанные правила разработки, оформления и обращения программ и программной документации</w:t>
            </w:r>
          </w:p>
        </w:tc>
      </w:tr>
      <w:tr w:rsidR="00D05AD5" w14:paraId="5A357F02" w14:textId="77777777" w:rsidTr="00141482">
        <w:trPr>
          <w:trHeight w:val="6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7627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ЗПО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98ED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t>Заказное программное обеспечение (прикладное), разработанное по специальному заказу и специально предназначенное для решения задач, следующих из полномочий Россельхознадзора, в том числе обеспечения исполнения государственных функций, предоставления государственных услуг, автоматизации типовой деятельности, включая типовые программные решения</w:t>
            </w:r>
          </w:p>
        </w:tc>
      </w:tr>
      <w:tr w:rsidR="00D05AD5" w14:paraId="59F4CB3D" w14:textId="77777777" w:rsidTr="00141482">
        <w:trPr>
          <w:trHeight w:val="217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516F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Идентификация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E3C4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Процедура распознавания субъекта по его идентификатору</w:t>
            </w:r>
          </w:p>
        </w:tc>
      </w:tr>
      <w:tr w:rsidR="00D05AD5" w14:paraId="6850D133" w14:textId="77777777" w:rsidTr="00141482">
        <w:trPr>
          <w:trHeight w:val="217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D8E0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ИИ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CA91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bCs/>
                <w:szCs w:val="24"/>
              </w:rPr>
              <w:t>Искусственный интеллект</w:t>
            </w:r>
          </w:p>
        </w:tc>
      </w:tr>
      <w:tr w:rsidR="00D05AD5" w14:paraId="14B12747" w14:textId="77777777" w:rsidTr="00141482"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7807" w14:textId="77777777" w:rsidR="00D05AD5" w:rsidRDefault="009F4C0E">
            <w:pPr>
              <w:pStyle w:val="159"/>
              <w:spacing w:after="0"/>
              <w:ind w:firstLine="0"/>
              <w:contextualSpacing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>ИС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90F6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Информационная система</w:t>
            </w:r>
          </w:p>
        </w:tc>
      </w:tr>
      <w:tr w:rsidR="00D05AD5" w14:paraId="69CF4875" w14:textId="77777777" w:rsidTr="00141482"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96A6" w14:textId="77777777" w:rsidR="00D05AD5" w:rsidRDefault="009F4C0E">
            <w:pPr>
              <w:pStyle w:val="159"/>
              <w:spacing w:after="0"/>
              <w:ind w:firstLine="0"/>
              <w:contextualSpacing/>
              <w:jc w:val="left"/>
              <w:rPr>
                <w:bCs/>
                <w:szCs w:val="24"/>
              </w:rPr>
            </w:pPr>
            <w:r>
              <w:rPr>
                <w:szCs w:val="24"/>
              </w:rPr>
              <w:t>Мероприятие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3F91" w14:textId="77777777" w:rsidR="00D05AD5" w:rsidRDefault="009F4C0E" w:rsidP="00E42211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szCs w:val="24"/>
              </w:rPr>
              <w:t>Реализуемое в 202</w:t>
            </w:r>
            <w:r w:rsidR="00E42211">
              <w:rPr>
                <w:szCs w:val="24"/>
              </w:rPr>
              <w:t>6</w:t>
            </w:r>
            <w:r>
              <w:rPr>
                <w:szCs w:val="24"/>
              </w:rPr>
              <w:t xml:space="preserve"> году мероприятие по развитию Системы, предусмотренное Программой. </w:t>
            </w:r>
          </w:p>
        </w:tc>
      </w:tr>
      <w:tr w:rsidR="00D05AD5" w14:paraId="1730F1D8" w14:textId="77777777" w:rsidTr="00141482">
        <w:trPr>
          <w:trHeight w:val="21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A5D7" w14:textId="77777777" w:rsidR="00D05AD5" w:rsidRDefault="009F4C0E">
            <w:pPr>
              <w:pStyle w:val="159"/>
              <w:spacing w:after="0"/>
              <w:ind w:firstLine="0"/>
              <w:contextualSpacing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>ОС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142D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Операционная система</w:t>
            </w:r>
          </w:p>
        </w:tc>
      </w:tr>
      <w:tr w:rsidR="00D05AD5" w14:paraId="6ADD9323" w14:textId="77777777" w:rsidTr="00141482">
        <w:trPr>
          <w:trHeight w:val="250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A9BC" w14:textId="77777777" w:rsidR="00D05AD5" w:rsidRDefault="009F4C0E">
            <w:pPr>
              <w:pStyle w:val="159"/>
              <w:spacing w:after="0"/>
              <w:ind w:firstLine="0"/>
              <w:contextualSpacing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68F6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Программное обеспечение</w:t>
            </w:r>
          </w:p>
        </w:tc>
      </w:tr>
      <w:tr w:rsidR="00D05AD5" w14:paraId="39DC7592" w14:textId="77777777" w:rsidTr="00141482">
        <w:trPr>
          <w:trHeight w:val="252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8386" w14:textId="77777777" w:rsidR="00D05AD5" w:rsidRDefault="009F4C0E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Пользователь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9567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Лицо или группа лиц, использующих Систему</w:t>
            </w:r>
          </w:p>
        </w:tc>
      </w:tr>
      <w:tr w:rsidR="00D05AD5" w14:paraId="48E82D82" w14:textId="77777777" w:rsidTr="00141482">
        <w:trPr>
          <w:trHeight w:val="252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7441E" w14:textId="77777777" w:rsidR="00D05AD5" w:rsidRDefault="009F4C0E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t>Привилегированный пользователь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2A30" w14:textId="77777777" w:rsidR="00D05AD5" w:rsidRDefault="009F4C0E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t>Пользователь Системы,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</w:t>
            </w:r>
          </w:p>
        </w:tc>
      </w:tr>
      <w:tr w:rsidR="00D05AD5" w14:paraId="68D102B0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4236" w14:textId="77777777" w:rsidR="00D05AD5" w:rsidRDefault="009F4C0E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Программа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D368" w14:textId="77777777" w:rsidR="00D05AD5" w:rsidRDefault="009F4C0E" w:rsidP="005C2F7A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Утверждённая в установленном порядке Ведомственная программа цифровой трансформации Россельхознадзора на 202</w:t>
            </w:r>
            <w:r w:rsidR="005C2F7A">
              <w:rPr>
                <w:bCs/>
                <w:szCs w:val="24"/>
              </w:rPr>
              <w:t>6</w:t>
            </w:r>
            <w:r>
              <w:rPr>
                <w:bCs/>
                <w:szCs w:val="24"/>
              </w:rPr>
              <w:t xml:space="preserve"> год и плановый период 202</w:t>
            </w:r>
            <w:r w:rsidR="005C2F7A">
              <w:rPr>
                <w:bCs/>
                <w:szCs w:val="24"/>
              </w:rPr>
              <w:t>7</w:t>
            </w:r>
            <w:r>
              <w:rPr>
                <w:bCs/>
                <w:szCs w:val="24"/>
              </w:rPr>
              <w:t>-202</w:t>
            </w:r>
            <w:r w:rsidR="005C2F7A">
              <w:rPr>
                <w:bCs/>
                <w:szCs w:val="24"/>
              </w:rPr>
              <w:t>8</w:t>
            </w:r>
            <w:r>
              <w:rPr>
                <w:bCs/>
                <w:szCs w:val="24"/>
              </w:rPr>
              <w:t xml:space="preserve"> годов</w:t>
            </w:r>
          </w:p>
        </w:tc>
      </w:tr>
      <w:tr w:rsidR="00D05AD5" w14:paraId="5BAAC4B0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F75A" w14:textId="77777777" w:rsidR="00D05AD5" w:rsidRDefault="009F4C0E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Подсистема ИИ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2516" w14:textId="77777777" w:rsidR="00D05AD5" w:rsidRDefault="009F4C0E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Подсистема анализа данных искусственным интеллектом для выявления нарушений при обороте продукции </w:t>
            </w:r>
            <w:r>
              <w:rPr>
                <w:szCs w:val="24"/>
              </w:rPr>
              <w:lastRenderedPageBreak/>
              <w:t>животного происхождения Аналитической системы Россельхознадзора</w:t>
            </w:r>
          </w:p>
        </w:tc>
      </w:tr>
      <w:tr w:rsidR="00801D3C" w14:paraId="359AE65D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5A6D" w14:textId="607C7322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ПОСА, Аналитическая подсистема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D8BF" w14:textId="2159C69B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Подсистема отчетности, статистики и аналитики Аналитической системы Россельхознадзора</w:t>
            </w:r>
          </w:p>
        </w:tc>
      </w:tr>
      <w:tr w:rsidR="00801D3C" w14:paraId="616CB603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769B" w14:textId="0C7EDF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Подсистема ЦИ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ED33" w14:textId="64175E43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Подсистема </w:t>
            </w:r>
            <w:r w:rsidRPr="00801D3C">
              <w:rPr>
                <w:szCs w:val="24"/>
              </w:rPr>
              <w:t xml:space="preserve">цифровых индикаторов рисков </w:t>
            </w:r>
            <w:r>
              <w:rPr>
                <w:szCs w:val="24"/>
              </w:rPr>
              <w:t>Аналитической системы Россельхознадзора</w:t>
            </w:r>
          </w:p>
        </w:tc>
      </w:tr>
      <w:tr w:rsidR="00801D3C" w14:paraId="5C2909D6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FD4A" w14:textId="2D691465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Подсистема сбора ДБ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D3F4" w14:textId="69ED734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Подсистема</w:t>
            </w:r>
            <w:r>
              <w:t xml:space="preserve"> </w:t>
            </w:r>
            <w:r w:rsidRPr="00801D3C">
              <w:rPr>
                <w:szCs w:val="24"/>
              </w:rPr>
              <w:t>автоматического сбора доказательной базы по сработавшим цифровым индикаторам рисков</w:t>
            </w:r>
            <w:r>
              <w:rPr>
                <w:szCs w:val="24"/>
              </w:rPr>
              <w:t xml:space="preserve"> Аналитической системы Россельхознадзора</w:t>
            </w:r>
          </w:p>
        </w:tc>
      </w:tr>
      <w:tr w:rsidR="00801D3C" w14:paraId="049DBBBF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6BFA" w14:textId="777777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СЗИ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4012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Система защиты информации</w:t>
            </w:r>
          </w:p>
        </w:tc>
      </w:tr>
      <w:tr w:rsidR="00801D3C" w14:paraId="58B3747B" w14:textId="77777777" w:rsidTr="00141482">
        <w:trPr>
          <w:trHeight w:val="429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539F" w14:textId="777777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Сельхозтоваропроизводитель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CE4F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Производитель сельскохозяйственных товаров</w:t>
            </w:r>
          </w:p>
        </w:tc>
      </w:tr>
      <w:tr w:rsidR="00801D3C" w14:paraId="13B12B6F" w14:textId="77777777" w:rsidTr="00141482">
        <w:trPr>
          <w:trHeight w:val="321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6CF8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Система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6193" w14:textId="77777777" w:rsidR="00801D3C" w:rsidRDefault="00801D3C" w:rsidP="00801D3C">
            <w:pPr>
              <w:pStyle w:val="159"/>
              <w:ind w:firstLine="0"/>
              <w:rPr>
                <w:szCs w:val="24"/>
              </w:rPr>
            </w:pPr>
            <w:r>
              <w:rPr>
                <w:szCs w:val="24"/>
              </w:rPr>
              <w:t>Аналитическая система Россельхознадзора</w:t>
            </w:r>
          </w:p>
        </w:tc>
      </w:tr>
      <w:tr w:rsidR="00801D3C" w14:paraId="31D46680" w14:textId="77777777" w:rsidTr="00141482">
        <w:trPr>
          <w:trHeight w:val="6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EB70" w14:textId="777777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СУБД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DE50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szCs w:val="24"/>
              </w:rPr>
            </w:pPr>
            <w:r>
              <w:rPr>
                <w:szCs w:val="24"/>
              </w:rPr>
              <w:t>Система управления базами данных – совокупность языковых и программных средств, предназначенных для создания, ведения и совместного использования баз данных многими пользователями</w:t>
            </w:r>
          </w:p>
        </w:tc>
      </w:tr>
      <w:tr w:rsidR="00801D3C" w14:paraId="65D57C9F" w14:textId="77777777" w:rsidTr="00141482">
        <w:trPr>
          <w:trHeight w:val="16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ACF5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ТЗ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15D7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Настоящее техническое задание</w:t>
            </w:r>
          </w:p>
        </w:tc>
      </w:tr>
      <w:tr w:rsidR="00801D3C" w14:paraId="457DA752" w14:textId="77777777" w:rsidTr="00141482">
        <w:trPr>
          <w:trHeight w:val="20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BD59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ФВД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D426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Форма ввода данных</w:t>
            </w:r>
          </w:p>
        </w:tc>
      </w:tr>
      <w:tr w:rsidR="00801D3C" w14:paraId="6B525BC9" w14:textId="77777777" w:rsidTr="00141482">
        <w:trPr>
          <w:trHeight w:val="401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D5D3" w14:textId="777777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ФХД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BBBF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Финансово-хозяйственная деятельность</w:t>
            </w:r>
          </w:p>
        </w:tc>
      </w:tr>
      <w:tr w:rsidR="00801D3C" w14:paraId="6BC28139" w14:textId="77777777" w:rsidTr="00141482">
        <w:trPr>
          <w:trHeight w:val="175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2BB6" w14:textId="77777777" w:rsidR="00801D3C" w:rsidRDefault="00801D3C" w:rsidP="00801D3C">
            <w:pPr>
              <w:pStyle w:val="159"/>
              <w:spacing w:after="0"/>
              <w:ind w:firstLine="0"/>
              <w:rPr>
                <w:bCs/>
                <w:szCs w:val="24"/>
              </w:rPr>
            </w:pPr>
            <w:r>
              <w:t>ХС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C6BF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Хозяйствующий субъект</w:t>
            </w:r>
          </w:p>
        </w:tc>
      </w:tr>
      <w:tr w:rsidR="00801D3C" w14:paraId="16E025F7" w14:textId="77777777" w:rsidTr="00141482">
        <w:trPr>
          <w:trHeight w:val="123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60DE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Цербер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F38D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>Компонент ФГИС «</w:t>
            </w:r>
            <w:proofErr w:type="spellStart"/>
            <w:r>
              <w:rPr>
                <w:szCs w:val="24"/>
              </w:rPr>
              <w:t>ВетИС</w:t>
            </w:r>
            <w:proofErr w:type="spellEnd"/>
            <w:r>
              <w:rPr>
                <w:szCs w:val="24"/>
              </w:rPr>
              <w:t xml:space="preserve">» - «Цербер», являющийся реестром поднадзорных объектов, </w:t>
            </w:r>
            <w:proofErr w:type="spellStart"/>
            <w:r>
              <w:rPr>
                <w:szCs w:val="24"/>
              </w:rPr>
              <w:t>ХСов</w:t>
            </w:r>
            <w:proofErr w:type="spellEnd"/>
            <w:r>
              <w:rPr>
                <w:szCs w:val="24"/>
              </w:rPr>
              <w:t xml:space="preserve"> и площадок</w:t>
            </w:r>
          </w:p>
        </w:tc>
      </w:tr>
      <w:tr w:rsidR="00801D3C" w14:paraId="5A9189E0" w14:textId="77777777" w:rsidTr="00141482">
        <w:trPr>
          <w:trHeight w:val="123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41FC" w14:textId="77777777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>ЧТЗ</w:t>
            </w: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1E6F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Частное техническое задание </w:t>
            </w:r>
          </w:p>
        </w:tc>
      </w:tr>
      <w:tr w:rsidR="00801D3C" w14:paraId="279A20A7" w14:textId="77777777" w:rsidTr="00141482">
        <w:trPr>
          <w:trHeight w:val="123"/>
        </w:trPr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1F66" w14:textId="3AFD59C1" w:rsidR="00801D3C" w:rsidRDefault="00801D3C" w:rsidP="00801D3C">
            <w:pPr>
              <w:pStyle w:val="159"/>
              <w:spacing w:after="0"/>
              <w:ind w:firstLine="0"/>
              <w:contextualSpacing/>
              <w:rPr>
                <w:bCs/>
                <w:szCs w:val="24"/>
              </w:rPr>
            </w:pPr>
          </w:p>
        </w:tc>
        <w:tc>
          <w:tcPr>
            <w:tcW w:w="6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8390" w14:textId="77777777" w:rsidR="00801D3C" w:rsidRDefault="00801D3C" w:rsidP="00801D3C">
            <w:pPr>
              <w:pStyle w:val="159"/>
              <w:spacing w:after="0"/>
              <w:ind w:firstLine="0"/>
              <w:rPr>
                <w:szCs w:val="24"/>
              </w:rPr>
            </w:pPr>
          </w:p>
        </w:tc>
      </w:tr>
      <w:tr w:rsidR="00677AD4" w:rsidRPr="004F14AC" w14:paraId="3CCB3116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702ADFD5" w14:textId="77777777" w:rsidR="00677AD4" w:rsidRPr="004F14AC" w:rsidRDefault="00677AD4" w:rsidP="00D143F2">
            <w:pPr>
              <w:jc w:val="left"/>
            </w:pPr>
            <w:r w:rsidRPr="004F14AC">
              <w:t>Государственный контроль (надзор)</w:t>
            </w:r>
          </w:p>
        </w:tc>
        <w:tc>
          <w:tcPr>
            <w:tcW w:w="6420" w:type="dxa"/>
          </w:tcPr>
          <w:p w14:paraId="37D9E24B" w14:textId="77777777" w:rsidR="00677AD4" w:rsidRPr="004F14AC" w:rsidRDefault="00677AD4" w:rsidP="00D143F2">
            <w:r>
              <w:t>Д</w:t>
            </w:r>
            <w:r w:rsidRPr="004F14AC">
              <w:t xml:space="preserve">еятельность контрольных (надзорных) органов, направленная на предупреждение, выявление и пресечение нарушений обязательных требований, осуществляемая в пределах полномочий указанных органов посредством профилактики нарушений обязательных требований, оценки соблюдения гражданами и организациями обязательных требований, выявления их нарушений, принятия предусмотренных законодательством Российской </w:t>
            </w:r>
            <w:r w:rsidRPr="004F14AC">
              <w:lastRenderedPageBreak/>
              <w:t>Федерации мер по пресечению выявленных нарушений обязательных требований, устранению их последствий и (или) восстановлению правового положения, существовавшего д</w:t>
            </w:r>
            <w:r>
              <w:t>о возникновения таких нарушений</w:t>
            </w:r>
          </w:p>
        </w:tc>
      </w:tr>
      <w:tr w:rsidR="00677AD4" w:rsidRPr="004F14AC" w14:paraId="41A06108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A26EAAA" w14:textId="77777777" w:rsidR="00677AD4" w:rsidRPr="004F14AC" w:rsidRDefault="00677AD4" w:rsidP="00D143F2">
            <w:pPr>
              <w:jc w:val="left"/>
            </w:pPr>
            <w:r w:rsidRPr="004F14AC">
              <w:lastRenderedPageBreak/>
              <w:t>Досмотр</w:t>
            </w:r>
          </w:p>
        </w:tc>
        <w:tc>
          <w:tcPr>
            <w:tcW w:w="6420" w:type="dxa"/>
          </w:tcPr>
          <w:p w14:paraId="22055526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заключающееся в проведении визуального обследования помещений (отсеков), транспортных средств, продукции (товаров) и иных предметов со вскрытием помещений (отсеков), транспортных средств, упаковки продукции (товаров), в том числе с удалением примененных к ним пломб, печатей или иных средств идентификации, с разборкой, демонтажем или нарушением целостности обследуемых объек</w:t>
            </w:r>
            <w:r>
              <w:t>тов и их частей иными способами</w:t>
            </w:r>
          </w:p>
        </w:tc>
      </w:tr>
      <w:tr w:rsidR="00677AD4" w:rsidRPr="004F14AC" w14:paraId="3BFAB36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0B73BA9" w14:textId="77777777" w:rsidR="00677AD4" w:rsidRPr="004F14AC" w:rsidRDefault="00677AD4" w:rsidP="00D143F2">
            <w:pPr>
              <w:jc w:val="left"/>
            </w:pPr>
            <w:r w:rsidRPr="004F14AC">
              <w:t>Дорожная карта РСХН</w:t>
            </w:r>
          </w:p>
        </w:tc>
        <w:tc>
          <w:tcPr>
            <w:tcW w:w="6420" w:type="dxa"/>
          </w:tcPr>
          <w:p w14:paraId="50788E5F" w14:textId="77777777" w:rsidR="00677AD4" w:rsidRPr="004F14AC" w:rsidRDefault="00677AD4" w:rsidP="00D143F2">
            <w:r w:rsidRPr="004F14AC">
              <w:t>Дорожная карта по разработке цифровых индикаторов рисков в ветеринарном надзоре</w:t>
            </w:r>
          </w:p>
        </w:tc>
      </w:tr>
      <w:tr w:rsidR="00677AD4" w:rsidRPr="004F14AC" w14:paraId="2DED0150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771958F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ИИ-модель, также модель ИИ</w:t>
            </w:r>
          </w:p>
        </w:tc>
        <w:tc>
          <w:tcPr>
            <w:tcW w:w="6420" w:type="dxa"/>
          </w:tcPr>
          <w:p w14:paraId="6B837A05" w14:textId="77777777" w:rsidR="00677AD4" w:rsidRPr="00C55FED" w:rsidRDefault="00677AD4" w:rsidP="00D143F2">
            <w:pPr>
              <w:rPr>
                <w:b/>
                <w:color w:val="000000"/>
              </w:rPr>
            </w:pPr>
            <w:r w:rsidRPr="00673948">
              <w:rPr>
                <w:color w:val="000000"/>
              </w:rPr>
              <w:t>Сценарная модель с применением правил и(или) алгоритмов и(или) методов машинного обучения</w:t>
            </w:r>
          </w:p>
        </w:tc>
      </w:tr>
      <w:tr w:rsidR="00677AD4" w:rsidRPr="004F14AC" w14:paraId="2887A0A2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78581853" w14:textId="77777777" w:rsidR="00677AD4" w:rsidRPr="004F14AC" w:rsidRDefault="00677AD4" w:rsidP="00D143F2">
            <w:pPr>
              <w:jc w:val="left"/>
            </w:pPr>
            <w:r w:rsidRPr="004F14AC">
              <w:t>Инспектор</w:t>
            </w:r>
          </w:p>
        </w:tc>
        <w:tc>
          <w:tcPr>
            <w:tcW w:w="6420" w:type="dxa"/>
          </w:tcPr>
          <w:p w14:paraId="66AA262E" w14:textId="77777777" w:rsidR="00677AD4" w:rsidRPr="004F14AC" w:rsidRDefault="00677AD4" w:rsidP="00D143F2">
            <w:r>
              <w:t>Д</w:t>
            </w:r>
            <w:r w:rsidRPr="004F14AC">
              <w:t>олжностное лицо контрольного (надзорного) органа, в должностные обязанности которого в соответствии с положением о виде контроля, должностным регламентом или должностной инструкцией входит осуществление полномочий по виду государственного контроля (надзора), виду муниципального контроля, в том числе проведение профилактических мероприятий и конт</w:t>
            </w:r>
            <w:r>
              <w:t>рольных (надзорных) мероприятий</w:t>
            </w:r>
          </w:p>
        </w:tc>
      </w:tr>
      <w:tr w:rsidR="00677AD4" w:rsidRPr="004F14AC" w14:paraId="6EBC18C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762A2C3B" w14:textId="77777777" w:rsidR="00677AD4" w:rsidRPr="004F14AC" w:rsidRDefault="00677AD4" w:rsidP="00D143F2">
            <w:pPr>
              <w:jc w:val="left"/>
            </w:pPr>
            <w:r w:rsidRPr="004F14AC">
              <w:t>Инструментальное обследование</w:t>
            </w:r>
          </w:p>
        </w:tc>
        <w:tc>
          <w:tcPr>
            <w:tcW w:w="6420" w:type="dxa"/>
          </w:tcPr>
          <w:p w14:paraId="4AEFDB47" w14:textId="77777777" w:rsidR="00677AD4" w:rsidRPr="004F14AC" w:rsidRDefault="00677AD4" w:rsidP="00D143F2">
            <w:r w:rsidRPr="004F14AC">
              <w:t xml:space="preserve">контрольное (надзорное) действие, совершаемое инспектором или специалистом по месту нахождения (осуществления деятельности) контролируемого лица (его филиалов, представительств, обособленных структурных подразделений) либо по месту нахождения производственного объекта с использованием специального оборудования и (или) технических приборов для </w:t>
            </w:r>
            <w:r w:rsidRPr="004F14AC">
              <w:lastRenderedPageBreak/>
              <w:t>определения фактических значений, показателей, действий (событий), имеющих значение для оценки соблюдения контролируемым лицом обязательных требований, а также подтверждения соответствия продукции (то</w:t>
            </w:r>
            <w:r>
              <w:t>варов) обязательным требованиям</w:t>
            </w:r>
          </w:p>
        </w:tc>
      </w:tr>
      <w:tr w:rsidR="00677AD4" w:rsidRPr="004F14AC" w14:paraId="2E4C5C69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77F816E1" w14:textId="77777777" w:rsidR="00677AD4" w:rsidRPr="004F14AC" w:rsidRDefault="00677AD4" w:rsidP="00D143F2">
            <w:pPr>
              <w:jc w:val="left"/>
            </w:pPr>
            <w:r w:rsidRPr="004F14AC">
              <w:lastRenderedPageBreak/>
              <w:t>Испытание</w:t>
            </w:r>
          </w:p>
        </w:tc>
        <w:tc>
          <w:tcPr>
            <w:tcW w:w="6420" w:type="dxa"/>
          </w:tcPr>
          <w:p w14:paraId="0392B592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совершаемое инспектором или специалистом по месту нахождения контрольного (надзорного) органа, его структурного подразделения с использованием специального оборудования и (или) технических приборов для исследования проб (образцов) воды, почвы, воздуха, сточных и (или) дренажных вод, выбросов, сбросов загрязняющих веществ, отходов производства и потребления, продукции (товаров), иных предметов и материалов по вопросам, имеющим значение для проведения оценки соблюдения контролируемы</w:t>
            </w:r>
            <w:r>
              <w:t>м лицом обязательных требований</w:t>
            </w:r>
          </w:p>
        </w:tc>
      </w:tr>
      <w:tr w:rsidR="00677AD4" w:rsidRPr="004F14AC" w14:paraId="3BB2D9D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281EEBA" w14:textId="77777777" w:rsidR="00677AD4" w:rsidRPr="004F14AC" w:rsidRDefault="00677AD4" w:rsidP="00D143F2">
            <w:pPr>
              <w:jc w:val="left"/>
            </w:pPr>
            <w:r w:rsidRPr="004F14AC">
              <w:t>Истребование документов</w:t>
            </w:r>
          </w:p>
        </w:tc>
        <w:tc>
          <w:tcPr>
            <w:tcW w:w="6420" w:type="dxa"/>
          </w:tcPr>
          <w:p w14:paraId="0DB03375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заключающееся в предъявлении (направлении) инспектором контролируемому лицу требования о представлении необходимых и (или) имеющих значение для проведения оценки соблюдения контролируемым лицом обязательных требований документов и (или) их копий, в том числе материалов фотосъемки, аудио- и видеозаписи, информационных баз, банков данны</w:t>
            </w:r>
            <w:r>
              <w:t>х, а также носителей информации</w:t>
            </w:r>
          </w:p>
        </w:tc>
      </w:tr>
      <w:tr w:rsidR="00677AD4" w:rsidRPr="004F14AC" w14:paraId="67C0DB08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75BA169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t>Категория риска</w:t>
            </w:r>
          </w:p>
        </w:tc>
        <w:tc>
          <w:tcPr>
            <w:tcW w:w="6420" w:type="dxa"/>
          </w:tcPr>
          <w:p w14:paraId="714C1B99" w14:textId="77777777" w:rsidR="00677AD4" w:rsidRPr="004F14AC" w:rsidRDefault="00677AD4" w:rsidP="00D143F2">
            <w:r>
              <w:t>К</w:t>
            </w:r>
            <w:r w:rsidRPr="004F14AC">
              <w:t>онтрольный (надзорный) орган для целей управления рисками причинения вреда (ущерба) при осуществлении государственного контроля (надзора), муниципального контроля относит объекты контроля к одной из следующих категорий риска причинения вреда (ущерба):</w:t>
            </w:r>
          </w:p>
          <w:p w14:paraId="0FCBB059" w14:textId="77777777" w:rsidR="00677AD4" w:rsidRPr="004F14AC" w:rsidRDefault="00677AD4" w:rsidP="00D143F2">
            <w:r w:rsidRPr="004F14AC">
              <w:t>1) чрезвычайно – высокий риск;</w:t>
            </w:r>
          </w:p>
          <w:p w14:paraId="1439123D" w14:textId="77777777" w:rsidR="00677AD4" w:rsidRPr="004F14AC" w:rsidRDefault="00677AD4" w:rsidP="00D143F2">
            <w:r w:rsidRPr="004F14AC">
              <w:lastRenderedPageBreak/>
              <w:t>2) высокий риск;</w:t>
            </w:r>
          </w:p>
          <w:p w14:paraId="6C7D61B5" w14:textId="77777777" w:rsidR="00677AD4" w:rsidRPr="004F14AC" w:rsidRDefault="00677AD4" w:rsidP="00D143F2">
            <w:r w:rsidRPr="004F14AC">
              <w:t>3) значительный риск;</w:t>
            </w:r>
          </w:p>
          <w:p w14:paraId="211A5BC2" w14:textId="77777777" w:rsidR="00677AD4" w:rsidRPr="004F14AC" w:rsidRDefault="00677AD4" w:rsidP="00D143F2">
            <w:r w:rsidRPr="004F14AC">
              <w:t>4) средний риск;</w:t>
            </w:r>
          </w:p>
          <w:p w14:paraId="0B3EF6D3" w14:textId="77777777" w:rsidR="00677AD4" w:rsidRPr="004F14AC" w:rsidRDefault="00677AD4" w:rsidP="00D143F2">
            <w:r w:rsidRPr="004F14AC">
              <w:t>5) умеренный риск;</w:t>
            </w:r>
          </w:p>
          <w:p w14:paraId="098FABDC" w14:textId="77777777" w:rsidR="00677AD4" w:rsidRPr="004F14AC" w:rsidRDefault="00677AD4" w:rsidP="00D143F2">
            <w:r w:rsidRPr="004F14AC">
              <w:t>6) низкий риск.</w:t>
            </w:r>
          </w:p>
        </w:tc>
      </w:tr>
      <w:tr w:rsidR="00677AD4" w:rsidRPr="004F14AC" w14:paraId="71506CAE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6C9FA004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lastRenderedPageBreak/>
              <w:t>КНД</w:t>
            </w:r>
          </w:p>
        </w:tc>
        <w:tc>
          <w:tcPr>
            <w:tcW w:w="6420" w:type="dxa"/>
          </w:tcPr>
          <w:p w14:paraId="42CA98B0" w14:textId="77777777" w:rsidR="00677AD4" w:rsidRPr="004F14AC" w:rsidRDefault="00677AD4" w:rsidP="00D143F2">
            <w:r w:rsidRPr="004F14AC">
              <w:rPr>
                <w:color w:val="000000"/>
              </w:rPr>
              <w:t>Контрольная (надзорная) деятельность</w:t>
            </w:r>
          </w:p>
        </w:tc>
      </w:tr>
      <w:tr w:rsidR="00677AD4" w:rsidRPr="004F14AC" w14:paraId="20685E71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356639C3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t>КНМ</w:t>
            </w:r>
          </w:p>
        </w:tc>
        <w:tc>
          <w:tcPr>
            <w:tcW w:w="6420" w:type="dxa"/>
          </w:tcPr>
          <w:p w14:paraId="2DC2ACB5" w14:textId="77777777" w:rsidR="00677AD4" w:rsidRPr="004F14AC" w:rsidRDefault="00677AD4" w:rsidP="00D143F2">
            <w:r w:rsidRPr="004F14AC">
              <w:rPr>
                <w:color w:val="000000"/>
              </w:rPr>
              <w:t>Контрольное (надзорное) мероприятие</w:t>
            </w:r>
          </w:p>
        </w:tc>
      </w:tr>
      <w:tr w:rsidR="00677AD4" w:rsidRPr="004F14AC" w14:paraId="254178EB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EFBE1DA" w14:textId="77777777" w:rsidR="00677AD4" w:rsidRPr="004F14AC" w:rsidRDefault="00677AD4" w:rsidP="00D143F2">
            <w:pPr>
              <w:jc w:val="left"/>
            </w:pPr>
            <w:r w:rsidRPr="004F14AC">
              <w:t>Контролируемые лица, также – субъекты контроля</w:t>
            </w:r>
          </w:p>
        </w:tc>
        <w:tc>
          <w:tcPr>
            <w:tcW w:w="6420" w:type="dxa"/>
          </w:tcPr>
          <w:p w14:paraId="00144902" w14:textId="77777777" w:rsidR="00677AD4" w:rsidRPr="004F14AC" w:rsidRDefault="00677AD4" w:rsidP="00D143F2">
            <w:r>
              <w:t>Г</w:t>
            </w:r>
            <w:r w:rsidRPr="004F14AC">
              <w:t>раждане и организации, деятельность, действия или результаты деятельности, которых либо производственные объекты, находящиеся во владении и (или) в пользовании которых, подлежат федеральному государственному ветеринарному надзору, муниципальному контролю.</w:t>
            </w:r>
          </w:p>
        </w:tc>
      </w:tr>
      <w:tr w:rsidR="00677AD4" w:rsidRPr="004F14AC" w14:paraId="12D04DB8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BC882C6" w14:textId="34769387" w:rsidR="00677AD4" w:rsidRPr="004F14AC" w:rsidRDefault="00677AD4" w:rsidP="00D143F2">
            <w:pPr>
              <w:jc w:val="left"/>
            </w:pPr>
            <w:r w:rsidRPr="004F14AC">
              <w:t xml:space="preserve">Контрольное (надзорное) </w:t>
            </w:r>
            <w:commentRangeStart w:id="214"/>
            <w:proofErr w:type="spellStart"/>
            <w:r w:rsidR="00141482">
              <w:t>а</w:t>
            </w:r>
            <w:r w:rsidRPr="004F14AC">
              <w:t>действие</w:t>
            </w:r>
            <w:commentRangeEnd w:id="214"/>
            <w:proofErr w:type="spellEnd"/>
            <w:r w:rsidR="00A5699C">
              <w:rPr>
                <w:rStyle w:val="af5"/>
              </w:rPr>
              <w:commentReference w:id="214"/>
            </w:r>
          </w:p>
        </w:tc>
        <w:tc>
          <w:tcPr>
            <w:tcW w:w="6420" w:type="dxa"/>
          </w:tcPr>
          <w:p w14:paraId="364DBE45" w14:textId="77777777" w:rsidR="00677AD4" w:rsidRPr="004F14AC" w:rsidRDefault="00677AD4" w:rsidP="00D143F2">
            <w:r>
              <w:t>П</w:t>
            </w:r>
            <w:r w:rsidRPr="004F14AC">
              <w:t>рименяются следующие виды контрольно-надзорных действий:</w:t>
            </w:r>
          </w:p>
          <w:p w14:paraId="5F893CD3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осмотр;</w:t>
            </w:r>
          </w:p>
          <w:p w14:paraId="2EEF49BD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досмотр;</w:t>
            </w:r>
          </w:p>
          <w:p w14:paraId="2CEC9E65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опрос;</w:t>
            </w:r>
          </w:p>
          <w:p w14:paraId="0C854E27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получение письменных объяснений;</w:t>
            </w:r>
          </w:p>
          <w:p w14:paraId="7113F041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истребование документов;</w:t>
            </w:r>
          </w:p>
          <w:p w14:paraId="24F4CF66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отбор проб (образцов);</w:t>
            </w:r>
          </w:p>
          <w:p w14:paraId="5EC5312D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инструментальное обследование;</w:t>
            </w:r>
          </w:p>
          <w:p w14:paraId="4DFC833B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испытание;</w:t>
            </w:r>
          </w:p>
          <w:p w14:paraId="6B43603F" w14:textId="77777777" w:rsidR="00677AD4" w:rsidRPr="004F14AC" w:rsidRDefault="00677AD4" w:rsidP="00121D7B">
            <w:pPr>
              <w:pStyle w:val="afff7"/>
              <w:numPr>
                <w:ilvl w:val="0"/>
                <w:numId w:val="60"/>
              </w:numPr>
              <w:jc w:val="both"/>
            </w:pPr>
            <w:r w:rsidRPr="004F14AC">
              <w:t>экспертиза.</w:t>
            </w:r>
          </w:p>
        </w:tc>
      </w:tr>
      <w:tr w:rsidR="00677AD4" w:rsidRPr="004F14AC" w14:paraId="25B083B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C4256FF" w14:textId="77777777" w:rsidR="00677AD4" w:rsidRPr="004F14AC" w:rsidRDefault="00677AD4" w:rsidP="00D143F2">
            <w:pPr>
              <w:jc w:val="left"/>
            </w:pPr>
            <w:r w:rsidRPr="004F14AC">
              <w:t>Контрольное (надзорное) мероприятие</w:t>
            </w:r>
          </w:p>
        </w:tc>
        <w:tc>
          <w:tcPr>
            <w:tcW w:w="6420" w:type="dxa"/>
          </w:tcPr>
          <w:p w14:paraId="78105597" w14:textId="77777777" w:rsidR="00677AD4" w:rsidRPr="004F14AC" w:rsidRDefault="00677AD4" w:rsidP="00D143F2">
            <w:r>
              <w:t>Д</w:t>
            </w:r>
            <w:r w:rsidRPr="004F14AC">
              <w:t xml:space="preserve">ействия должностного лица или должностных лиц органа государственного контроля (надзора) либо органа муниципального контроля и привлекаемых в случае необходимости в установленном порядке к проведению проверок экспертов, экспертных организаций по рассмотрению документов юридического лица, индивидуального предпринимателя и иной информации об их деятельности,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грузов, по отбору образцов продукции, объектов окружающей среды, объектов производственной среды, по </w:t>
            </w:r>
            <w:r w:rsidRPr="004F14AC">
              <w:lastRenderedPageBreak/>
              <w:t>проведению их исследований, испытаний, плановых (рейдовых) осмотров, обследований особо охраняемых природных территорий, лесных участков, охотничьих угодий, земельных участков, акваторий водоемов, районов внутренних морских вод, территориального моря, континентального шельфа и исключительной экономической зоны Российской Федерации, транспортных средств (судов и иных плавучих средств, находящихся на внутренних водных путях и в акваториях портов, во внутренних морских водах, в территориальном море, исключительной экономической зоне Российской Федерации, автомобильного и городского наземного электрического транспорта, самоходных машин и других видов техники, подвижного состава железнодорожного транспорта, воздушных судов) в процессе их эксплуатации, а также по проведению экспертиз и расследований, направленных на установление причинно-следственной связи выявленного нарушения обязательных требований и (или) требований, установленных муниципальными правовыми акт</w:t>
            </w:r>
            <w:r>
              <w:t>ами, с фактами причинения вреда</w:t>
            </w:r>
          </w:p>
        </w:tc>
      </w:tr>
      <w:tr w:rsidR="00677AD4" w:rsidRPr="004F14AC" w14:paraId="08AC3643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30415844" w14:textId="77777777" w:rsidR="00677AD4" w:rsidRPr="004F14AC" w:rsidRDefault="00677AD4" w:rsidP="00D143F2">
            <w:pPr>
              <w:jc w:val="left"/>
            </w:pPr>
            <w:r w:rsidRPr="004F14AC">
              <w:lastRenderedPageBreak/>
              <w:t>Объект контроля, также – подконтрольный объект</w:t>
            </w:r>
          </w:p>
        </w:tc>
        <w:tc>
          <w:tcPr>
            <w:tcW w:w="6420" w:type="dxa"/>
          </w:tcPr>
          <w:p w14:paraId="55E3F833" w14:textId="77777777" w:rsidR="00677AD4" w:rsidRPr="004F14AC" w:rsidRDefault="00677AD4" w:rsidP="00D143F2">
            <w:r>
              <w:t>О</w:t>
            </w:r>
            <w:r w:rsidRPr="004F14AC">
              <w:t>бъектами государственного контроля (надзора) являются:</w:t>
            </w:r>
          </w:p>
          <w:p w14:paraId="25B5B204" w14:textId="77777777" w:rsidR="00677AD4" w:rsidRPr="004F14AC" w:rsidRDefault="00677AD4" w:rsidP="00D143F2">
            <w:r w:rsidRPr="004F14AC">
              <w:t>1) деятельность, действия (бездействие) граждан и организаций, в рамках которых должны соблюдаться обязательные требования, в том числе предъявляемые к гражданам и организациям, осуществляющим деятельность, действия (бездействие);</w:t>
            </w:r>
          </w:p>
          <w:p w14:paraId="467B1619" w14:textId="77777777" w:rsidR="00677AD4" w:rsidRPr="004F14AC" w:rsidRDefault="00677AD4" w:rsidP="00D143F2">
            <w:r w:rsidRPr="004F14AC">
              <w:t>2) результаты деятельности граждан и организаций, в том числе продукция (товары), работы и услуги, к которым предъявляются обязательные требования;</w:t>
            </w:r>
          </w:p>
          <w:p w14:paraId="7B0BA454" w14:textId="77777777" w:rsidR="00677AD4" w:rsidRPr="004F14AC" w:rsidRDefault="00677AD4" w:rsidP="00D143F2">
            <w:r w:rsidRPr="004F14AC">
              <w:t xml:space="preserve">3) здания, помещения, сооружения, линейные объекты, территории, включая водные, земельные и лесные участки, оборудование, устройства, предметы, материалы, </w:t>
            </w:r>
            <w:r w:rsidRPr="004F14AC">
              <w:lastRenderedPageBreak/>
              <w:t xml:space="preserve">транспортные средства, компоненты природной среды, природные и природно-антропогенные объекты, другие объекты, которыми граждане и организации владеют и (или) пользуются, компоненты природной среды, природные и природно-антропогенные объекты, не находящиеся во владении и (или) пользовании граждан или организаций, к которым предъявляются обязательные требования. </w:t>
            </w:r>
          </w:p>
        </w:tc>
      </w:tr>
      <w:tr w:rsidR="00677AD4" w:rsidRPr="004F14AC" w14:paraId="6D2115F1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1AA52AC" w14:textId="77777777" w:rsidR="00677AD4" w:rsidRPr="004F14AC" w:rsidRDefault="00677AD4" w:rsidP="00D143F2">
            <w:pPr>
              <w:jc w:val="left"/>
            </w:pPr>
            <w:r w:rsidRPr="004F14AC">
              <w:lastRenderedPageBreak/>
              <w:t>Опрос</w:t>
            </w:r>
          </w:p>
        </w:tc>
        <w:tc>
          <w:tcPr>
            <w:tcW w:w="6420" w:type="dxa"/>
          </w:tcPr>
          <w:p w14:paraId="0E328261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заключающееся в получении инспектором устной информации, имеющей значение для проведения оценки соблюдения контролируемым лицом обязательных требований, от контролируемого лица или его представителя и иных лиц, располагающих такой информацией.</w:t>
            </w:r>
          </w:p>
          <w:p w14:paraId="42C07A50" w14:textId="77777777" w:rsidR="00677AD4" w:rsidRPr="004F14AC" w:rsidRDefault="00677AD4" w:rsidP="00D143F2">
            <w:r w:rsidRPr="004F14AC">
              <w:t>Результаты опроса фиксируются в протоколе опроса, который подписывается опрашиваемым лицом, подтверждающим достоверность изложенных им сведений, а также в акте контрольного (надзорного) мероприятия в случае, если полученные сведения имеют значение для контрольного (надзорного) мероприятия.</w:t>
            </w:r>
          </w:p>
        </w:tc>
      </w:tr>
      <w:tr w:rsidR="00677AD4" w:rsidRPr="004F14AC" w14:paraId="27C41CAF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2953B850" w14:textId="77777777" w:rsidR="00677AD4" w:rsidRPr="004F14AC" w:rsidRDefault="00677AD4" w:rsidP="00D143F2">
            <w:pPr>
              <w:jc w:val="left"/>
            </w:pPr>
            <w:r w:rsidRPr="004F14AC">
              <w:t>Осмотр</w:t>
            </w:r>
          </w:p>
        </w:tc>
        <w:tc>
          <w:tcPr>
            <w:tcW w:w="6420" w:type="dxa"/>
          </w:tcPr>
          <w:p w14:paraId="0BD28EFC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заключающееся в проведении визуального обследования территорий, помещений (отсеков), производственных и иных объектов, продукции (товаров) и иных предметов без вскрытия помещений (отсеков), транспортных средств, упаковки продукции (товаров), без разборки, демонтажа или нарушения целостности обследуемых объектов и их частей иными способами.</w:t>
            </w:r>
          </w:p>
        </w:tc>
      </w:tr>
      <w:tr w:rsidR="00677AD4" w:rsidRPr="004F14AC" w14:paraId="7C6DA718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298D35D3" w14:textId="77777777" w:rsidR="00677AD4" w:rsidRPr="004F14AC" w:rsidRDefault="00677AD4" w:rsidP="00D143F2">
            <w:pPr>
              <w:jc w:val="left"/>
            </w:pPr>
            <w:r w:rsidRPr="004F14AC">
              <w:t>Отбор проб</w:t>
            </w:r>
          </w:p>
        </w:tc>
        <w:tc>
          <w:tcPr>
            <w:tcW w:w="6420" w:type="dxa"/>
          </w:tcPr>
          <w:p w14:paraId="2956A7BC" w14:textId="77777777" w:rsidR="00677AD4" w:rsidRPr="004F14AC" w:rsidRDefault="00677AD4" w:rsidP="00D143F2">
            <w:r>
              <w:t>С</w:t>
            </w:r>
            <w:r w:rsidRPr="004F14AC">
              <w:t xml:space="preserve">овершаемое инспектором, экспертом или специалистом контрольное (надзорное) действие по изъятию (выборке) проб (образцов) воды, почвы, воздуха, сточных и (или) дренажных вод, выбросов, сбросов загрязняющих веществ, отходов производства и потребления, продукции (товаров), </w:t>
            </w:r>
            <w:r w:rsidRPr="004F14AC">
              <w:lastRenderedPageBreak/>
              <w:t>иных предметов и материалов в соответствии с утвержденными документами по стандартизации, правилами отбора проб (образцов) и методами их исследований (испытаний) и измерений, техническими регламентами или иными нормативными техническими документами, правилами, методами исследований (испытаний) и измерений и иными документами для направления указанных проб (образцов) на испытания и (или) экспертизу в контрольный (надзорный) орган и (или) экспертную организацию в целях проведения оценки соблюдения контролируемым лицом обязательных требований</w:t>
            </w:r>
          </w:p>
        </w:tc>
      </w:tr>
      <w:tr w:rsidR="00677AD4" w:rsidRPr="004F14AC" w14:paraId="70C82FF7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15B02EB8" w14:textId="77777777" w:rsidR="00677AD4" w:rsidRPr="004F14AC" w:rsidRDefault="00677AD4" w:rsidP="00D143F2">
            <w:pPr>
              <w:jc w:val="left"/>
            </w:pPr>
            <w:r>
              <w:lastRenderedPageBreak/>
              <w:t xml:space="preserve">ПМ, также </w:t>
            </w:r>
            <w:r w:rsidRPr="004F14AC">
              <w:t>– Профилактическое мероприятие</w:t>
            </w:r>
          </w:p>
        </w:tc>
        <w:tc>
          <w:tcPr>
            <w:tcW w:w="6420" w:type="dxa"/>
          </w:tcPr>
          <w:p w14:paraId="22FD0B02" w14:textId="77777777" w:rsidR="00677AD4" w:rsidRPr="004F14AC" w:rsidRDefault="00677AD4" w:rsidP="00D143F2">
            <w:r w:rsidRPr="004F14AC">
              <w:t>Мероприятие контрольного (надзорного) органа, проводимое в отношении контролируемого лица в целях:</w:t>
            </w:r>
          </w:p>
          <w:p w14:paraId="609C0E1D" w14:textId="77777777" w:rsidR="00677AD4" w:rsidRPr="004F14AC" w:rsidRDefault="00677AD4" w:rsidP="00D143F2">
            <w:r w:rsidRPr="004F14AC">
              <w:t>1) стимулирование добросовестного соблюдения обязательных требований всеми контролируемыми лицами;</w:t>
            </w:r>
          </w:p>
          <w:p w14:paraId="5DD645D3" w14:textId="77777777" w:rsidR="00677AD4" w:rsidRPr="004F14AC" w:rsidRDefault="00677AD4" w:rsidP="00D143F2">
            <w:r w:rsidRPr="004F14AC">
              <w:t>2) устранение условий, причин и факторов, способных привести к нарушениям обязательных требований и (или) причинению вреда (ущерба) охраняемым законом ценностям;</w:t>
            </w:r>
          </w:p>
          <w:p w14:paraId="0041A0F3" w14:textId="77777777" w:rsidR="00677AD4" w:rsidRDefault="00677AD4" w:rsidP="00D143F2">
            <w:r w:rsidRPr="004F14AC">
              <w:t>3) создание условий для доведения обязательных требований до контролируемых лиц, повышение информированности о способах их соблюдения.</w:t>
            </w:r>
          </w:p>
        </w:tc>
      </w:tr>
      <w:tr w:rsidR="00677AD4" w:rsidRPr="004F14AC" w14:paraId="0FB67A3C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AE4FE95" w14:textId="77777777" w:rsidR="00677AD4" w:rsidRPr="004F14AC" w:rsidRDefault="00677AD4" w:rsidP="00D143F2">
            <w:pPr>
              <w:jc w:val="left"/>
            </w:pPr>
            <w:r w:rsidRPr="004F14AC">
              <w:t>Получение письменный объяснений</w:t>
            </w:r>
          </w:p>
        </w:tc>
        <w:tc>
          <w:tcPr>
            <w:tcW w:w="6420" w:type="dxa"/>
          </w:tcPr>
          <w:p w14:paraId="4E0778EA" w14:textId="77777777" w:rsidR="00677AD4" w:rsidRPr="004F14AC" w:rsidRDefault="00677AD4" w:rsidP="00D143F2">
            <w:r>
              <w:t>К</w:t>
            </w:r>
            <w:r w:rsidRPr="004F14AC">
              <w:t xml:space="preserve">онтрольное (надзорное) действие, заключающееся в запросе инспектором письменных свидетельств, имеющих значение для проведения оценки соблюдения контролируемым лицом обязательных требований, от контролируемого лица или его представителя, свидетелей, </w:t>
            </w:r>
            <w:r>
              <w:t>располагающих такими сведениями</w:t>
            </w:r>
          </w:p>
        </w:tc>
      </w:tr>
      <w:tr w:rsidR="00677AD4" w:rsidRPr="004F14AC" w14:paraId="448A4A8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667BFF60" w14:textId="77777777" w:rsidR="00677AD4" w:rsidRPr="004F14AC" w:rsidRDefault="00677AD4" w:rsidP="00D143F2">
            <w:pPr>
              <w:jc w:val="left"/>
            </w:pPr>
            <w:r w:rsidRPr="004F14AC">
              <w:rPr>
                <w:color w:val="000000"/>
              </w:rPr>
              <w:t>Предписание об устранении выявленных нарушений</w:t>
            </w:r>
          </w:p>
        </w:tc>
        <w:tc>
          <w:tcPr>
            <w:tcW w:w="6420" w:type="dxa"/>
          </w:tcPr>
          <w:p w14:paraId="3E00ECD4" w14:textId="77777777" w:rsidR="00677AD4" w:rsidRPr="004F14AC" w:rsidRDefault="00677AD4" w:rsidP="00D143F2">
            <w:r>
              <w:t>Д</w:t>
            </w:r>
            <w:r w:rsidRPr="004F14AC">
              <w:t xml:space="preserve">окумент, оформляемый Инспектором в ходе КНМ или по факту оформления акта КНМ, и содержащий указание на выявленные нарушения, сведения о порядке и сроках их </w:t>
            </w:r>
            <w:r w:rsidRPr="004F14AC">
              <w:lastRenderedPageBreak/>
              <w:t>у</w:t>
            </w:r>
            <w:r>
              <w:t>странения</w:t>
            </w:r>
          </w:p>
        </w:tc>
      </w:tr>
      <w:tr w:rsidR="00677AD4" w:rsidRPr="004F14AC" w14:paraId="1B60CDAD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0859B16D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lastRenderedPageBreak/>
              <w:t>Реестр контрол</w:t>
            </w:r>
            <w:r>
              <w:rPr>
                <w:color w:val="000000"/>
              </w:rPr>
              <w:t>ируемых лиц / объектов контроля</w:t>
            </w:r>
            <w:r w:rsidRPr="004F14AC">
              <w:rPr>
                <w:color w:val="000000"/>
              </w:rPr>
              <w:t>/</w:t>
            </w:r>
            <w:r>
              <w:rPr>
                <w:color w:val="000000"/>
              </w:rPr>
              <w:t>КНМ /П</w:t>
            </w:r>
            <w:r w:rsidRPr="004F14AC">
              <w:rPr>
                <w:color w:val="000000"/>
              </w:rPr>
              <w:t>М</w:t>
            </w:r>
          </w:p>
        </w:tc>
        <w:tc>
          <w:tcPr>
            <w:tcW w:w="6420" w:type="dxa"/>
          </w:tcPr>
          <w:p w14:paraId="73F865A8" w14:textId="77777777" w:rsidR="00677AD4" w:rsidRPr="004F14AC" w:rsidRDefault="00677AD4" w:rsidP="00D143F2">
            <w:r>
              <w:t>С</w:t>
            </w:r>
            <w:r w:rsidRPr="004F14AC">
              <w:t>писок всех записей о контролируемых ли</w:t>
            </w:r>
            <w:r>
              <w:t>цах/объектах контроля/КНМ/ПМ</w:t>
            </w:r>
          </w:p>
        </w:tc>
      </w:tr>
      <w:tr w:rsidR="00677AD4" w:rsidRPr="004F14AC" w14:paraId="0BD009E5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6BBF3232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t>Рейдовый осмотр</w:t>
            </w:r>
          </w:p>
        </w:tc>
        <w:tc>
          <w:tcPr>
            <w:tcW w:w="6420" w:type="dxa"/>
          </w:tcPr>
          <w:p w14:paraId="20F5ABE4" w14:textId="77777777" w:rsidR="00677AD4" w:rsidRPr="004F14AC" w:rsidRDefault="00677AD4" w:rsidP="00D143F2">
            <w:r>
              <w:t>К</w:t>
            </w:r>
            <w:r w:rsidRPr="004F14AC">
              <w:t>онтрольное (надзорное) мероприятие, проводимое в целях оценки соблюдения обязательных требований по использованию (эксплуатации) производственных объектов, которыми владеют, пользуются или управляют несколько лиц, находящиеся на территории, на которой расположе</w:t>
            </w:r>
            <w:r>
              <w:t>но несколько контролируемых лиц</w:t>
            </w:r>
          </w:p>
        </w:tc>
      </w:tr>
      <w:tr w:rsidR="00677AD4" w:rsidRPr="004F14AC" w14:paraId="2880C031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7185548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t>Риск</w:t>
            </w:r>
          </w:p>
        </w:tc>
        <w:tc>
          <w:tcPr>
            <w:tcW w:w="6420" w:type="dxa"/>
          </w:tcPr>
          <w:p w14:paraId="0B8C82C0" w14:textId="77777777" w:rsidR="00677AD4" w:rsidRPr="004F14AC" w:rsidRDefault="00677AD4" w:rsidP="00D143F2">
            <w:r>
              <w:t>В</w:t>
            </w:r>
            <w:r w:rsidRPr="004F14AC">
              <w:t>ероятность причинения вреда (ущерба) охраняемым законом ценностям, вызванного нару</w:t>
            </w:r>
            <w:r>
              <w:t>шениями обязательных требований</w:t>
            </w:r>
          </w:p>
        </w:tc>
      </w:tr>
      <w:tr w:rsidR="00677AD4" w:rsidRPr="004F14AC" w14:paraId="58163EF6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6E59D35E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t>РСХН, Россельхознадзор</w:t>
            </w:r>
          </w:p>
        </w:tc>
        <w:tc>
          <w:tcPr>
            <w:tcW w:w="6420" w:type="dxa"/>
          </w:tcPr>
          <w:p w14:paraId="070EA680" w14:textId="77777777" w:rsidR="00677AD4" w:rsidRPr="004F14AC" w:rsidRDefault="00677AD4" w:rsidP="00D143F2">
            <w:r w:rsidRPr="004F14AC">
              <w:t>Федеральная служба по ветеринарному и фитосанитарному надзору</w:t>
            </w:r>
          </w:p>
        </w:tc>
      </w:tr>
      <w:tr w:rsidR="00677AD4" w:rsidRPr="004F14AC" w14:paraId="3AC42409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687A41A0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rPr>
                <w:color w:val="000000"/>
              </w:rPr>
              <w:t>СМЭВ</w:t>
            </w:r>
          </w:p>
        </w:tc>
        <w:tc>
          <w:tcPr>
            <w:tcW w:w="6420" w:type="dxa"/>
          </w:tcPr>
          <w:p w14:paraId="3534844C" w14:textId="77777777" w:rsidR="00677AD4" w:rsidRPr="004F14AC" w:rsidRDefault="00677AD4" w:rsidP="00D143F2">
            <w:r w:rsidRPr="004F14AC">
              <w:rPr>
                <w:color w:val="000000"/>
              </w:rPr>
              <w:t>Единая система межведомственного электронного взаимодействия</w:t>
            </w:r>
          </w:p>
        </w:tc>
      </w:tr>
      <w:tr w:rsidR="00677AD4" w:rsidRPr="004F14AC" w14:paraId="1A10F68E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11A7519A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t xml:space="preserve">ФГИС </w:t>
            </w:r>
            <w:r>
              <w:t>«</w:t>
            </w:r>
            <w:proofErr w:type="spellStart"/>
            <w:r w:rsidRPr="004F14AC">
              <w:t>ВетИС</w:t>
            </w:r>
            <w:proofErr w:type="spellEnd"/>
            <w:r>
              <w:t>»</w:t>
            </w:r>
          </w:p>
        </w:tc>
        <w:tc>
          <w:tcPr>
            <w:tcW w:w="6420" w:type="dxa"/>
          </w:tcPr>
          <w:p w14:paraId="5AF23CBD" w14:textId="77777777" w:rsidR="00677AD4" w:rsidRPr="004F14AC" w:rsidRDefault="00677AD4" w:rsidP="00D143F2">
            <w:r w:rsidRPr="004F14AC">
              <w:rPr>
                <w:color w:val="000000"/>
              </w:rPr>
              <w:t>Федеральная государственная информационная система в области ветеринарии </w:t>
            </w:r>
          </w:p>
        </w:tc>
      </w:tr>
      <w:tr w:rsidR="00677AD4" w:rsidRPr="004F14AC" w14:paraId="170FE47E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78B4A99B" w14:textId="77777777" w:rsidR="00677AD4" w:rsidRPr="004F14AC" w:rsidRDefault="00677AD4" w:rsidP="00D143F2">
            <w:pPr>
              <w:jc w:val="left"/>
              <w:rPr>
                <w:color w:val="000000"/>
              </w:rPr>
            </w:pPr>
            <w:r w:rsidRPr="004F14AC">
              <w:t>ФТ</w:t>
            </w:r>
          </w:p>
        </w:tc>
        <w:tc>
          <w:tcPr>
            <w:tcW w:w="6420" w:type="dxa"/>
          </w:tcPr>
          <w:p w14:paraId="45DBA9DA" w14:textId="77777777" w:rsidR="00677AD4" w:rsidRPr="004F14AC" w:rsidRDefault="00677AD4" w:rsidP="00D143F2">
            <w:r w:rsidRPr="004F14AC">
              <w:t>Функционально-технические требования</w:t>
            </w:r>
          </w:p>
        </w:tc>
      </w:tr>
      <w:tr w:rsidR="00677AD4" w:rsidRPr="004F14AC" w14:paraId="15AFA6C6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7BD7683" w14:textId="77777777" w:rsidR="00677AD4" w:rsidRPr="004F14AC" w:rsidRDefault="00677AD4" w:rsidP="00D143F2">
            <w:pPr>
              <w:jc w:val="left"/>
            </w:pPr>
            <w:r>
              <w:t>ЧТЗ</w:t>
            </w:r>
          </w:p>
        </w:tc>
        <w:tc>
          <w:tcPr>
            <w:tcW w:w="6420" w:type="dxa"/>
          </w:tcPr>
          <w:p w14:paraId="1A785709" w14:textId="77777777" w:rsidR="00677AD4" w:rsidRPr="004F14AC" w:rsidRDefault="00677AD4" w:rsidP="00D143F2">
            <w:r w:rsidRPr="0087360B">
              <w:t>Частное техническое задание</w:t>
            </w:r>
          </w:p>
        </w:tc>
      </w:tr>
      <w:tr w:rsidR="00677AD4" w:rsidRPr="004F14AC" w14:paraId="0935A7B3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0E9DBDBE" w14:textId="77777777" w:rsidR="00677AD4" w:rsidRPr="004F14AC" w:rsidRDefault="00677AD4" w:rsidP="00D143F2">
            <w:pPr>
              <w:jc w:val="left"/>
            </w:pPr>
            <w:r w:rsidRPr="004F14AC">
              <w:t>Экспертиза</w:t>
            </w:r>
          </w:p>
        </w:tc>
        <w:tc>
          <w:tcPr>
            <w:tcW w:w="6420" w:type="dxa"/>
          </w:tcPr>
          <w:p w14:paraId="5484E442" w14:textId="77777777" w:rsidR="00677AD4" w:rsidRPr="004F14AC" w:rsidRDefault="00677AD4" w:rsidP="00D143F2">
            <w:r>
              <w:t>К</w:t>
            </w:r>
            <w:r w:rsidRPr="004F14AC">
              <w:t>онтрольное (надзорное) действие, заключающееся в проведении исследований по вопросам, разрешение которых требует специальных знаний в различных областях науки, техники, искусства или ремесла и которые поставлены перед экспертом или экспертной организацией инспектором в рамках контрольного (надзорного) мероприятия в целях оценки соблюдения контролируемы</w:t>
            </w:r>
            <w:r>
              <w:t>м лицом обязательных требований</w:t>
            </w:r>
          </w:p>
        </w:tc>
      </w:tr>
      <w:tr w:rsidR="00141482" w:rsidRPr="004F14AC" w14:paraId="09F4D162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140EDE96" w14:textId="101154F3" w:rsidR="00141482" w:rsidRPr="004F14AC" w:rsidRDefault="00141482" w:rsidP="00D143F2">
            <w:pPr>
              <w:jc w:val="left"/>
            </w:pPr>
            <w:r>
              <w:t>НДС</w:t>
            </w:r>
          </w:p>
        </w:tc>
        <w:tc>
          <w:tcPr>
            <w:tcW w:w="6420" w:type="dxa"/>
          </w:tcPr>
          <w:p w14:paraId="197DCB81" w14:textId="73EFC92B" w:rsidR="00141482" w:rsidRDefault="00141482" w:rsidP="00D143F2">
            <w:r>
              <w:t>Налог на добавленную стоимость</w:t>
            </w:r>
          </w:p>
        </w:tc>
      </w:tr>
      <w:tr w:rsidR="00141482" w:rsidRPr="004F14AC" w14:paraId="5CC93957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500CD30C" w14:textId="3CD60C69" w:rsidR="00141482" w:rsidRPr="00141482" w:rsidRDefault="00141482" w:rsidP="00D143F2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ETL</w:t>
            </w:r>
          </w:p>
        </w:tc>
        <w:tc>
          <w:tcPr>
            <w:tcW w:w="6420" w:type="dxa"/>
          </w:tcPr>
          <w:p w14:paraId="170959DD" w14:textId="4BF2FDB2" w:rsidR="00141482" w:rsidRDefault="00141482" w:rsidP="00141482">
            <w:proofErr w:type="spellStart"/>
            <w:r w:rsidRPr="00141482">
              <w:t>Extract</w:t>
            </w:r>
            <w:proofErr w:type="spellEnd"/>
            <w:r w:rsidRPr="00141482">
              <w:t xml:space="preserve">, </w:t>
            </w:r>
            <w:proofErr w:type="spellStart"/>
            <w:r w:rsidRPr="00141482">
              <w:t>Transform</w:t>
            </w:r>
            <w:proofErr w:type="spellEnd"/>
            <w:r w:rsidRPr="00141482">
              <w:t xml:space="preserve">, </w:t>
            </w:r>
            <w:proofErr w:type="spellStart"/>
            <w:r w:rsidRPr="00141482">
              <w:t>Load</w:t>
            </w:r>
            <w:proofErr w:type="spellEnd"/>
            <w:r w:rsidRPr="00141482">
              <w:t xml:space="preserve"> — извле</w:t>
            </w:r>
            <w:r>
              <w:t>чение, преобразование, загрузка</w:t>
            </w:r>
            <w:r w:rsidRPr="00141482">
              <w:t xml:space="preserve"> — это процесс интеграции данных, который </w:t>
            </w:r>
            <w:r w:rsidRPr="00141482">
              <w:lastRenderedPageBreak/>
              <w:t>собирает информацию из разных источников, приводит её к единому стандарту и сохраняет в едином хранилище для анализа</w:t>
            </w:r>
          </w:p>
        </w:tc>
      </w:tr>
      <w:tr w:rsidR="00141482" w:rsidRPr="004F14AC" w14:paraId="05F9844D" w14:textId="77777777" w:rsidTr="00141482">
        <w:tblPrEx>
          <w:tblCellMar>
            <w:top w:w="0" w:type="dxa"/>
            <w:bottom w:w="0" w:type="dxa"/>
          </w:tblCellMar>
          <w:tblLook w:val="0400" w:firstRow="0" w:lastRow="0" w:firstColumn="0" w:lastColumn="0" w:noHBand="0" w:noVBand="1"/>
        </w:tblPrEx>
        <w:tc>
          <w:tcPr>
            <w:tcW w:w="3248" w:type="dxa"/>
          </w:tcPr>
          <w:p w14:paraId="4C415298" w14:textId="548FE0E4" w:rsidR="00141482" w:rsidRDefault="00141482" w:rsidP="00D143F2">
            <w:pPr>
              <w:jc w:val="left"/>
              <w:rPr>
                <w:lang w:val="en-US"/>
              </w:rPr>
            </w:pPr>
            <w:r w:rsidRPr="00141482">
              <w:rPr>
                <w:lang w:val="en-US"/>
              </w:rPr>
              <w:lastRenderedPageBreak/>
              <w:t>СМЭВ 3</w:t>
            </w:r>
          </w:p>
        </w:tc>
        <w:tc>
          <w:tcPr>
            <w:tcW w:w="6420" w:type="dxa"/>
          </w:tcPr>
          <w:p w14:paraId="010A5F60" w14:textId="38EDB564" w:rsidR="00141482" w:rsidRPr="00141482" w:rsidRDefault="00141482" w:rsidP="00141482">
            <w:r>
              <w:t>3 версия с</w:t>
            </w:r>
            <w:r w:rsidRPr="00141482">
              <w:t>истемы межведомственного электронного взаимодействия, предназначенная для обмена данными между госорганами, ведомствами и организациями в России.</w:t>
            </w:r>
          </w:p>
        </w:tc>
      </w:tr>
    </w:tbl>
    <w:p w14:paraId="01B8BF01" w14:textId="77777777" w:rsidR="00677AD4" w:rsidRDefault="00677AD4"/>
    <w:p w14:paraId="2493BBC6" w14:textId="77777777" w:rsidR="00D05AD5" w:rsidRDefault="009F4C0E">
      <w:pPr>
        <w:pStyle w:val="afffc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 СОГЛАСОВАНИЯ</w:t>
      </w:r>
    </w:p>
    <w:tbl>
      <w:tblPr>
        <w:tblStyle w:val="afffff7"/>
        <w:tblW w:w="5422" w:type="pct"/>
        <w:tblLook w:val="04A0" w:firstRow="1" w:lastRow="0" w:firstColumn="1" w:lastColumn="0" w:noHBand="0" w:noVBand="1"/>
      </w:tblPr>
      <w:tblGrid>
        <w:gridCol w:w="3823"/>
        <w:gridCol w:w="2976"/>
        <w:gridCol w:w="1556"/>
        <w:gridCol w:w="1422"/>
      </w:tblGrid>
      <w:tr w:rsidR="00D05AD5" w14:paraId="55B0F240" w14:textId="77777777">
        <w:trPr>
          <w:trHeight w:val="567"/>
        </w:trPr>
        <w:tc>
          <w:tcPr>
            <w:tcW w:w="1955" w:type="pct"/>
            <w:vAlign w:val="center"/>
          </w:tcPr>
          <w:p w14:paraId="52976BC7" w14:textId="77777777" w:rsidR="00D05AD5" w:rsidRDefault="009F4C0E">
            <w:pPr>
              <w:pStyle w:val="afffe"/>
              <w:ind w:left="433" w:hanging="433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  <w:tc>
          <w:tcPr>
            <w:tcW w:w="1522" w:type="pct"/>
            <w:vAlign w:val="center"/>
          </w:tcPr>
          <w:p w14:paraId="160E8AC3" w14:textId="77777777" w:rsidR="00D05AD5" w:rsidRDefault="009F4C0E">
            <w:pPr>
              <w:pStyle w:val="afffe"/>
              <w:ind w:left="433" w:hanging="433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796" w:type="pct"/>
            <w:vAlign w:val="center"/>
          </w:tcPr>
          <w:p w14:paraId="46EE09AC" w14:textId="77777777" w:rsidR="00D05AD5" w:rsidRDefault="009F4C0E">
            <w:pPr>
              <w:pStyle w:val="afffe"/>
              <w:ind w:left="433" w:hanging="433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Подпись</w:t>
            </w:r>
          </w:p>
        </w:tc>
        <w:tc>
          <w:tcPr>
            <w:tcW w:w="727" w:type="pct"/>
            <w:vAlign w:val="center"/>
          </w:tcPr>
          <w:p w14:paraId="34F5D31E" w14:textId="77777777" w:rsidR="00D05AD5" w:rsidRDefault="009F4C0E">
            <w:pPr>
              <w:pStyle w:val="afffe"/>
              <w:ind w:left="433" w:hanging="433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</w:tr>
      <w:tr w:rsidR="00D05AD5" w14:paraId="1368D46D" w14:textId="77777777">
        <w:trPr>
          <w:trHeight w:val="567"/>
        </w:trPr>
        <w:tc>
          <w:tcPr>
            <w:tcW w:w="1955" w:type="pct"/>
          </w:tcPr>
          <w:p w14:paraId="004A5E9D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401C6CF3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D8C7DCC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31C2C2F8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7BE5EFD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7D4EE0E7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56170BA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4D280586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286EA5B1" w14:textId="77777777">
        <w:trPr>
          <w:trHeight w:val="567"/>
        </w:trPr>
        <w:tc>
          <w:tcPr>
            <w:tcW w:w="1955" w:type="pct"/>
          </w:tcPr>
          <w:p w14:paraId="37AA1EE8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47084CC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3BA349C5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0251E53C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AD3DA08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4C60375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22377AD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457158F6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162DE92E" w14:textId="77777777">
        <w:trPr>
          <w:trHeight w:val="567"/>
        </w:trPr>
        <w:tc>
          <w:tcPr>
            <w:tcW w:w="1955" w:type="pct"/>
          </w:tcPr>
          <w:p w14:paraId="37D7465A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8B2B65F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B0B45E2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A84D41B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34C9E3F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403AE0C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2DCF1E85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7DD2AC6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275A98A7" w14:textId="77777777">
        <w:trPr>
          <w:trHeight w:val="567"/>
        </w:trPr>
        <w:tc>
          <w:tcPr>
            <w:tcW w:w="1955" w:type="pct"/>
          </w:tcPr>
          <w:p w14:paraId="7A574ED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02798D98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0C39A5E9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A9E9D23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1FF08BE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3FFF4517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3F0A604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0C1BF389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6093D652" w14:textId="77777777">
        <w:trPr>
          <w:trHeight w:val="567"/>
        </w:trPr>
        <w:tc>
          <w:tcPr>
            <w:tcW w:w="1955" w:type="pct"/>
          </w:tcPr>
          <w:p w14:paraId="599EF5E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424C00A6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78C1AB7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38DB8876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90EF281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2D7A1E53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40EA195D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6FDBDC00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40C7853F" w14:textId="77777777">
        <w:trPr>
          <w:trHeight w:val="567"/>
        </w:trPr>
        <w:tc>
          <w:tcPr>
            <w:tcW w:w="1955" w:type="pct"/>
          </w:tcPr>
          <w:p w14:paraId="2291FE67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5D97D7F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3B0674D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7177B99B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91857D6" w14:textId="77777777" w:rsidR="00D05AD5" w:rsidRDefault="00D05AD5">
            <w:pPr>
              <w:pStyle w:val="afffff2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55EE6F3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372CFC27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53D22AF9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28FB2FF8" w14:textId="77777777">
        <w:trPr>
          <w:trHeight w:val="567"/>
        </w:trPr>
        <w:tc>
          <w:tcPr>
            <w:tcW w:w="1955" w:type="pct"/>
          </w:tcPr>
          <w:p w14:paraId="414FA637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27A86E23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03960C9C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2E6E729F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5E300F35" w14:textId="77777777" w:rsidR="00D05AD5" w:rsidRDefault="00D05AD5">
            <w:pPr>
              <w:pStyle w:val="afffff2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74C44F19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2A1B7309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7A18EAF8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  <w:tr w:rsidR="00D05AD5" w14:paraId="3C663915" w14:textId="77777777">
        <w:trPr>
          <w:trHeight w:val="567"/>
        </w:trPr>
        <w:tc>
          <w:tcPr>
            <w:tcW w:w="1955" w:type="pct"/>
          </w:tcPr>
          <w:p w14:paraId="476C0AF2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6ECB531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11EFD306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387F45D4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  <w:p w14:paraId="05A695C9" w14:textId="77777777" w:rsidR="00D05AD5" w:rsidRDefault="00D05AD5">
            <w:pPr>
              <w:pStyle w:val="afffff2"/>
              <w:rPr>
                <w:color w:val="000000" w:themeColor="text1"/>
              </w:rPr>
            </w:pPr>
          </w:p>
        </w:tc>
        <w:tc>
          <w:tcPr>
            <w:tcW w:w="1522" w:type="pct"/>
          </w:tcPr>
          <w:p w14:paraId="62CCE33C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96" w:type="pct"/>
          </w:tcPr>
          <w:p w14:paraId="69365CDF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  <w:tc>
          <w:tcPr>
            <w:tcW w:w="727" w:type="pct"/>
          </w:tcPr>
          <w:p w14:paraId="6595BC50" w14:textId="77777777" w:rsidR="00D05AD5" w:rsidRDefault="00D05AD5">
            <w:pPr>
              <w:pStyle w:val="afffff2"/>
              <w:ind w:left="433" w:hanging="433"/>
              <w:rPr>
                <w:color w:val="000000" w:themeColor="text1"/>
              </w:rPr>
            </w:pPr>
          </w:p>
        </w:tc>
      </w:tr>
    </w:tbl>
    <w:p w14:paraId="38A8A34F" w14:textId="77777777" w:rsidR="00D05AD5" w:rsidRDefault="00D05AD5">
      <w:pPr>
        <w:pStyle w:val="38"/>
        <w:rPr>
          <w:color w:val="000000" w:themeColor="text1"/>
        </w:rPr>
      </w:pPr>
    </w:p>
    <w:sectPr w:rsidR="00D05AD5">
      <w:headerReference w:type="default" r:id="rId22"/>
      <w:footerReference w:type="default" r:id="rId23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Учетная запись Майкрософт" w:date="2026-09-18T23:15:00Z" w:initials="УзМ">
    <w:p w14:paraId="0BE90DB4" w14:textId="77777777" w:rsidR="00824E23" w:rsidRDefault="00824E23">
      <w:pPr>
        <w:pStyle w:val="aff0"/>
      </w:pPr>
      <w:r>
        <w:rPr>
          <w:rStyle w:val="af5"/>
        </w:rPr>
        <w:annotationRef/>
      </w:r>
      <w:r>
        <w:t>Название нас должно отсылать к Сервису же?</w:t>
      </w:r>
    </w:p>
  </w:comment>
  <w:comment w:id="30" w:author="Учетная запись Майкрософт" w:date="2026-09-18T22:51:00Z" w:initials="УзМ">
    <w:p w14:paraId="06BF789A" w14:textId="77777777" w:rsidR="00824E23" w:rsidRDefault="00824E23">
      <w:pPr>
        <w:pStyle w:val="aff0"/>
      </w:pPr>
      <w:r>
        <w:rPr>
          <w:rStyle w:val="af5"/>
        </w:rPr>
        <w:annotationRef/>
      </w:r>
      <w:r>
        <w:t xml:space="preserve">Приказа о </w:t>
      </w:r>
      <w:proofErr w:type="spellStart"/>
      <w:r>
        <w:t>судсидии</w:t>
      </w:r>
      <w:proofErr w:type="spellEnd"/>
      <w:r>
        <w:t xml:space="preserve"> под это нет, поэтому пока не добавляю</w:t>
      </w:r>
    </w:p>
  </w:comment>
  <w:comment w:id="59" w:author="Учетная запись Майкрософт" w:date="2026-09-18T23:16:00Z" w:initials="УзМ">
    <w:p w14:paraId="7A8266FC" w14:textId="77777777" w:rsidR="00824E23" w:rsidRDefault="00824E23">
      <w:pPr>
        <w:pStyle w:val="aff0"/>
      </w:pPr>
      <w:r>
        <w:rPr>
          <w:rStyle w:val="af5"/>
        </w:rPr>
        <w:annotationRef/>
      </w:r>
      <w:proofErr w:type="spellStart"/>
      <w:r>
        <w:t>Третьй</w:t>
      </w:r>
      <w:proofErr w:type="spellEnd"/>
      <w:r>
        <w:t xml:space="preserve"> ОКР про </w:t>
      </w:r>
      <w:proofErr w:type="spellStart"/>
      <w:r>
        <w:t>авторассчет</w:t>
      </w:r>
      <w:proofErr w:type="spellEnd"/>
      <w:r>
        <w:t xml:space="preserve"> индикаторов (как подсистему) не существует/не полный, потому не включен. Зато эффектов у нас три.</w:t>
      </w:r>
    </w:p>
  </w:comment>
  <w:comment w:id="131" w:author="Учетная запись Майкрософт" w:date="2026-09-18T23:28:00Z" w:initials="УзМ">
    <w:p w14:paraId="39107C53" w14:textId="0D13F85B" w:rsidR="00824E23" w:rsidRDefault="00824E23">
      <w:pPr>
        <w:pStyle w:val="aff0"/>
      </w:pPr>
      <w:r>
        <w:rPr>
          <w:rStyle w:val="af5"/>
        </w:rPr>
        <w:annotationRef/>
      </w:r>
      <w:r>
        <w:t xml:space="preserve">Раздел нуждается в </w:t>
      </w:r>
      <w:proofErr w:type="spellStart"/>
      <w:r>
        <w:t>кибербезах</w:t>
      </w:r>
      <w:proofErr w:type="spellEnd"/>
      <w:r>
        <w:t xml:space="preserve"> ВНИИЗЖ. Все что делается в рамках действующих контрактов постарался исключить.</w:t>
      </w:r>
    </w:p>
  </w:comment>
  <w:comment w:id="132" w:author="Волков Кирилл Михайлович" w:date="2026-09-29T13:20:00Z" w:initials="ВКМ">
    <w:p w14:paraId="6965DB20" w14:textId="77777777" w:rsidR="00A06BAB" w:rsidRDefault="00A06BAB" w:rsidP="00A06BAB">
      <w:r>
        <w:rPr>
          <w:rStyle w:val="af5"/>
        </w:rPr>
        <w:annotationRef/>
      </w:r>
      <w:r>
        <w:rPr>
          <w:color w:val="000000"/>
          <w:sz w:val="20"/>
          <w:szCs w:val="20"/>
        </w:rPr>
        <w:t>Предлагаем уточнить объём применения ГОСТ Р 56939-2024. Полное выполнение стандарта означает внедрение всего набора процессов безопасной разработки, что несоразмерно объёму доработок по данному ТЗ.</w:t>
      </w:r>
    </w:p>
    <w:p w14:paraId="039455D0" w14:textId="77777777" w:rsidR="00A06BAB" w:rsidRDefault="00A06BAB" w:rsidP="00A06BAB"/>
    <w:p w14:paraId="41574D11" w14:textId="6CACB15A" w:rsidR="00A06BAB" w:rsidRDefault="00A06BAB" w:rsidP="00A06BAB">
      <w:pPr>
        <w:pStyle w:val="aff0"/>
      </w:pPr>
      <w:r>
        <w:rPr>
          <w:color w:val="000000"/>
        </w:rPr>
        <w:t>Предлагаемая редакция: «При проведении работ по доработке Системы должны учитываться требования ГОСТ Р 56939-2024 «Защита информации. Разработка безопасного программного обеспечения. Общие требования» в части: статического анализа исходного кода; анализа состава используемых компонентов с формированием перечня заимствованных компонентов (SBOM); экспертизы (ревью) исходного кода; управления конфигурацией и версиями исходного кода. Перечень применяемых мер и инструментов согласуется с Заказчиком на этапе технического проектирования.»</w:t>
      </w:r>
    </w:p>
  </w:comment>
  <w:comment w:id="136" w:author="Волков Кирилл Михайлович" w:date="2026-09-29T13:25:00Z" w:initials="ВКМ">
    <w:p w14:paraId="00413E59" w14:textId="77777777" w:rsidR="00A06BAB" w:rsidRDefault="00A06BAB" w:rsidP="00A06BAB">
      <w:r>
        <w:rPr>
          <w:rStyle w:val="af5"/>
        </w:rPr>
        <w:annotationRef/>
      </w:r>
      <w:r>
        <w:rPr>
          <w:color w:val="000000"/>
          <w:sz w:val="20"/>
          <w:szCs w:val="20"/>
        </w:rPr>
        <w:t>Предлагаем уточнить границы анализа. В текущей редакции под него попадает всё прикладное ПО Системы, включая компоненты, которые не изменяются в рамках Контракта.</w:t>
      </w:r>
    </w:p>
    <w:p w14:paraId="62018458" w14:textId="77777777" w:rsidR="00A06BAB" w:rsidRDefault="00A06BAB" w:rsidP="00A06BAB"/>
    <w:p w14:paraId="6F3EFDA8" w14:textId="77777777" w:rsidR="00A06BAB" w:rsidRDefault="00A06BAB" w:rsidP="00A06BAB">
      <w:r>
        <w:rPr>
          <w:color w:val="000000"/>
          <w:sz w:val="20"/>
          <w:szCs w:val="20"/>
        </w:rPr>
        <w:t>Предлагаемая редакция: «Должен быть проведён анализ исходного кода ЗПО, созданного или изменённого Исполнителем в рамках Контракта, и используемых в нём заимствованных компонентов на предмет наличия уязвимостей, в том числе сведения о которых содержатся в Банке данных угроз безопасности информации ФСТЭК России. Анализ проводится средствами статического анализа кода и анализа состава компонентов, перечень которых согласуется с Заказчиком на этапе технического проектирования. Результаты оформляются отчётом.»</w:t>
      </w:r>
    </w:p>
    <w:p w14:paraId="5E960E84" w14:textId="77777777" w:rsidR="00A06BAB" w:rsidRDefault="00A06BAB" w:rsidP="00A06BAB"/>
    <w:p w14:paraId="3CA560F2" w14:textId="3DB7BACA" w:rsidR="00A06BAB" w:rsidRDefault="00A06BAB" w:rsidP="00A06BAB">
      <w:pPr>
        <w:pStyle w:val="aff0"/>
      </w:pPr>
      <w:r>
        <w:rPr>
          <w:color w:val="000000"/>
        </w:rPr>
        <w:t>Также предлагаем включить отчёт об анализе уязвимостей в состав отчётных документов этапа 4 Календарного плана.</w:t>
      </w:r>
    </w:p>
  </w:comment>
  <w:comment w:id="137" w:author="Волков Кирилл Михайлович" w:date="2026-09-29T13:24:00Z" w:initials="ВКМ">
    <w:p w14:paraId="5B4E7312" w14:textId="36C65781" w:rsidR="00A06BAB" w:rsidRDefault="00A06BAB">
      <w:pPr>
        <w:pStyle w:val="aff0"/>
      </w:pPr>
      <w:r>
        <w:rPr>
          <w:rStyle w:val="af5"/>
        </w:rPr>
        <w:annotationRef/>
      </w:r>
      <w:r>
        <w:rPr>
          <w:color w:val="000000"/>
        </w:rPr>
        <w:t>Предлагаемая редакция: «Окончательная приёмка результатов выполнения работ по развитию Системы осуществляется после устранения уязвимостей, выявленных в ЗПО, созданном или изменённом Исполнителем в рамках Контракта, либо принятия согласованных с Заказчиком компенсирующих мер. Уязвимости в компонентах Системы, не изменявшихся в рамках Контракта (в том числе в системном и базовом ПО), фиксируются в отчёте с рекомендациями по устранению и не являются основанием для отказа в приёмке.»</w:t>
      </w:r>
    </w:p>
  </w:comment>
  <w:comment w:id="138" w:author="Волков Кирилл Михайлович" w:date="2026-09-29T13:23:00Z" w:initials="ВКМ">
    <w:p w14:paraId="060C141A" w14:textId="77777777" w:rsidR="00A06BAB" w:rsidRDefault="00A06BAB" w:rsidP="00A06BAB">
      <w:r>
        <w:rPr>
          <w:rStyle w:val="af5"/>
        </w:rPr>
        <w:annotationRef/>
      </w:r>
      <w:r>
        <w:rPr>
          <w:color w:val="000000"/>
          <w:sz w:val="20"/>
          <w:szCs w:val="20"/>
        </w:rPr>
        <w:t>Предлагаем ограничить гарантийные обязательства кодом, созданным Исполнителем.</w:t>
      </w:r>
    </w:p>
    <w:p w14:paraId="186BE29E" w14:textId="77777777" w:rsidR="00A06BAB" w:rsidRDefault="00A06BAB" w:rsidP="00A06BAB"/>
    <w:p w14:paraId="38AD1720" w14:textId="7DE19193" w:rsidR="00A06BAB" w:rsidRDefault="00A06BAB" w:rsidP="00A06BAB">
      <w:pPr>
        <w:pStyle w:val="aff0"/>
      </w:pPr>
      <w:r>
        <w:rPr>
          <w:color w:val="000000"/>
        </w:rPr>
        <w:t>Предлагаемая редакция: «В случае если в период действия гарантийных обязательств при осуществлении сертификации ЗПО (выполняется в рамках отдельных работ) будут выявлены уязвимости в ЗПО Системы, созданном или изменённом Исполнителем в рамках Контракта, они должны быть устранены в рамках исполнения указанных обязательств.»</w:t>
      </w:r>
    </w:p>
  </w:comment>
  <w:comment w:id="149" w:author="Учетная запись Майкрософт" w:date="2026-09-18T23:32:00Z" w:initials="УзМ">
    <w:p w14:paraId="73EB3A12" w14:textId="64963711" w:rsidR="00824E23" w:rsidRDefault="00824E23">
      <w:pPr>
        <w:pStyle w:val="aff0"/>
      </w:pPr>
      <w:r>
        <w:rPr>
          <w:rStyle w:val="af5"/>
        </w:rPr>
        <w:annotationRef/>
      </w:r>
      <w:r>
        <w:t>С учетом инфы про 2 этапа и срока завершения развития. Предварительно.</w:t>
      </w:r>
    </w:p>
  </w:comment>
  <w:comment w:id="161" w:author="Волков Кирилл Михайлович" w:date="2026-09-29T13:16:00Z" w:initials="ВКМ">
    <w:p w14:paraId="72F53783" w14:textId="77777777" w:rsidR="00A06BAB" w:rsidRDefault="00A06BAB" w:rsidP="00A06BAB">
      <w:r>
        <w:rPr>
          <w:rStyle w:val="af5"/>
        </w:rPr>
        <w:annotationRef/>
      </w:r>
      <w:r>
        <w:rPr>
          <w:color w:val="000000"/>
          <w:sz w:val="20"/>
          <w:szCs w:val="20"/>
        </w:rPr>
        <w:t>Формулировка «механизмы защиты информации… должны быть готовы к проведению процедуры аттестации» не задаёт границ и может трактоваться как обязательство Исполнителя по всей системе защиты информации. При этом по разделу 4.4 ТЗ формирование требований, доработку СЗИ и аттестацию Заказчик выполняет отдельно.</w:t>
      </w:r>
    </w:p>
    <w:p w14:paraId="445FA2DD" w14:textId="77777777" w:rsidR="00A06BAB" w:rsidRDefault="00A06BAB" w:rsidP="00A06BAB"/>
    <w:p w14:paraId="7AF0F57F" w14:textId="23F7BEF2" w:rsidR="00A06BAB" w:rsidRDefault="00A06BAB" w:rsidP="00A06BAB">
      <w:pPr>
        <w:pStyle w:val="aff0"/>
      </w:pPr>
      <w:r>
        <w:rPr>
          <w:color w:val="000000"/>
        </w:rPr>
        <w:t>Предлагаемая редакция: «Встроенные функции безопасности ЗПО Системы, реализуемые Исполнителем в объёме, определённом ЧТЗ и техническим проектом (меры УПД и РСБ), должны обеспечивать возможность проведения Заказчиком аттестации Системы по требованиям приказа ФСТЭК России от 11.04.2025 № 117 и приказа ФСТЭК России от 18.02.2013 № 21.»</w:t>
      </w:r>
    </w:p>
  </w:comment>
  <w:comment w:id="172" w:author="Учетная запись Майкрософт" w:date="2026-09-20T21:10:00Z" w:initials="УзМ">
    <w:p w14:paraId="69B003F5" w14:textId="64DB5EED" w:rsidR="00824E23" w:rsidRDefault="00824E23">
      <w:pPr>
        <w:pStyle w:val="aff0"/>
      </w:pPr>
      <w:r>
        <w:rPr>
          <w:rStyle w:val="af5"/>
        </w:rPr>
        <w:annotationRef/>
      </w:r>
      <w:r>
        <w:t>Конкретики не видел в чатах</w:t>
      </w:r>
    </w:p>
  </w:comment>
  <w:comment w:id="203" w:author="Мария" w:date="2026-09-28T09:37:00Z" w:initials="АМТ">
    <w:p w14:paraId="3C490F0D" w14:textId="75A82BBB" w:rsidR="00824E23" w:rsidRDefault="00824E23">
      <w:pPr>
        <w:pStyle w:val="aff0"/>
      </w:pPr>
      <w:r>
        <w:rPr>
          <w:rStyle w:val="af5"/>
        </w:rPr>
        <w:annotationRef/>
      </w:r>
      <w:r>
        <w:t>Запятая между</w:t>
      </w:r>
    </w:p>
  </w:comment>
  <w:comment w:id="205" w:author="Мария" w:date="2026-09-28T09:41:00Z" w:initials="АМТ">
    <w:p w14:paraId="507B4EA5" w14:textId="7A340ADB" w:rsidR="00824E23" w:rsidRDefault="00824E23">
      <w:pPr>
        <w:pStyle w:val="aff0"/>
      </w:pPr>
      <w:r>
        <w:rPr>
          <w:rStyle w:val="af5"/>
        </w:rPr>
        <w:annotationRef/>
      </w:r>
      <w:r>
        <w:t>2 рисунок</w:t>
      </w:r>
    </w:p>
  </w:comment>
  <w:comment w:id="208" w:author="Мария" w:date="2026-09-28T09:41:00Z" w:initials="АМТ">
    <w:p w14:paraId="39916813" w14:textId="4925F119" w:rsidR="00824E23" w:rsidRDefault="00824E23">
      <w:pPr>
        <w:pStyle w:val="aff0"/>
      </w:pPr>
      <w:r>
        <w:rPr>
          <w:rStyle w:val="af5"/>
        </w:rPr>
        <w:annotationRef/>
      </w:r>
      <w:r>
        <w:t>См. выше</w:t>
      </w:r>
    </w:p>
  </w:comment>
  <w:comment w:id="213" w:author="Мария" w:date="2026-09-25T16:39:00Z" w:initials="АМТ">
    <w:p w14:paraId="2829206C" w14:textId="4DCF3EB2" w:rsidR="00824E23" w:rsidRDefault="00824E23">
      <w:pPr>
        <w:pStyle w:val="aff0"/>
      </w:pPr>
      <w:r>
        <w:rPr>
          <w:rStyle w:val="af5"/>
        </w:rPr>
        <w:annotationRef/>
      </w:r>
      <w:r>
        <w:t xml:space="preserve">Проверить на актуальность указанных обозначений, </w:t>
      </w:r>
      <w:proofErr w:type="gramStart"/>
      <w:r>
        <w:t>т к</w:t>
      </w:r>
      <w:proofErr w:type="gramEnd"/>
      <w:r>
        <w:t xml:space="preserve"> есть много не используемых в доке (как пример, помечены желтым)</w:t>
      </w:r>
    </w:p>
  </w:comment>
  <w:comment w:id="214" w:author="Мария" w:date="2026-09-25T16:35:00Z" w:initials="АМТ">
    <w:p w14:paraId="4AEFF02C" w14:textId="5ED24A9B" w:rsidR="00824E23" w:rsidRDefault="00824E23">
      <w:pPr>
        <w:pStyle w:val="aff0"/>
      </w:pPr>
      <w:r>
        <w:rPr>
          <w:rStyle w:val="af5"/>
        </w:rPr>
        <w:annotationRef/>
      </w:r>
      <w:r>
        <w:t>опечатка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E90DB4" w15:done="0"/>
  <w15:commentEx w15:paraId="06BF789A" w15:done="0"/>
  <w15:commentEx w15:paraId="7A8266FC" w15:done="0"/>
  <w15:commentEx w15:paraId="39107C53" w15:done="0"/>
  <w15:commentEx w15:paraId="41574D11" w15:done="0"/>
  <w15:commentEx w15:paraId="3CA560F2" w15:done="0"/>
  <w15:commentEx w15:paraId="5B4E7312" w15:done="0"/>
  <w15:commentEx w15:paraId="38AD1720" w15:done="0"/>
  <w15:commentEx w15:paraId="73EB3A12" w15:done="0"/>
  <w15:commentEx w15:paraId="7AF0F57F" w15:done="0"/>
  <w15:commentEx w15:paraId="69B003F5" w15:done="0"/>
  <w15:commentEx w15:paraId="3C490F0D" w15:done="0"/>
  <w15:commentEx w15:paraId="507B4EA5" w15:done="0"/>
  <w15:commentEx w15:paraId="39916813" w15:done="0"/>
  <w15:commentEx w15:paraId="2829206C" w15:done="0"/>
  <w15:commentEx w15:paraId="4AEFF0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C9B4E5" w16cex:dateUtc="2026-09-29T10:20:00Z"/>
  <w16cex:commentExtensible w16cex:durableId="3A1A03A2" w16cex:dateUtc="2026-09-29T10:25:00Z"/>
  <w16cex:commentExtensible w16cex:durableId="335D528D" w16cex:dateUtc="2026-09-29T10:24:00Z"/>
  <w16cex:commentExtensible w16cex:durableId="13540389" w16cex:dateUtc="2026-09-29T10:23:00Z"/>
  <w16cex:commentExtensible w16cex:durableId="2AF72A67" w16cex:dateUtc="2026-09-29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E90DB4" w16cid:durableId="0BE90DB4"/>
  <w16cid:commentId w16cid:paraId="06BF789A" w16cid:durableId="06BF789A"/>
  <w16cid:commentId w16cid:paraId="7A8266FC" w16cid:durableId="7A8266FC"/>
  <w16cid:commentId w16cid:paraId="39107C53" w16cid:durableId="39107C53"/>
  <w16cid:commentId w16cid:paraId="41574D11" w16cid:durableId="4CC9B4E5"/>
  <w16cid:commentId w16cid:paraId="3CA560F2" w16cid:durableId="3A1A03A2"/>
  <w16cid:commentId w16cid:paraId="5B4E7312" w16cid:durableId="335D528D"/>
  <w16cid:commentId w16cid:paraId="38AD1720" w16cid:durableId="13540389"/>
  <w16cid:commentId w16cid:paraId="73EB3A12" w16cid:durableId="73EB3A12"/>
  <w16cid:commentId w16cid:paraId="7AF0F57F" w16cid:durableId="2AF72A67"/>
  <w16cid:commentId w16cid:paraId="69B003F5" w16cid:durableId="69B003F5"/>
  <w16cid:commentId w16cid:paraId="3C490F0D" w16cid:durableId="3C490F0D"/>
  <w16cid:commentId w16cid:paraId="507B4EA5" w16cid:durableId="507B4EA5"/>
  <w16cid:commentId w16cid:paraId="39916813" w16cid:durableId="39916813"/>
  <w16cid:commentId w16cid:paraId="2829206C" w16cid:durableId="2829206C"/>
  <w16cid:commentId w16cid:paraId="4AEFF02C" w16cid:durableId="4AEFF0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D200D" w14:textId="77777777" w:rsidR="002763C0" w:rsidRDefault="002763C0">
      <w:pPr>
        <w:spacing w:line="240" w:lineRule="auto"/>
      </w:pPr>
      <w:r>
        <w:separator/>
      </w:r>
    </w:p>
  </w:endnote>
  <w:endnote w:type="continuationSeparator" w:id="0">
    <w:p w14:paraId="60D0AA42" w14:textId="77777777" w:rsidR="002763C0" w:rsidRDefault="00276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91C5" w14:textId="77777777" w:rsidR="00824E23" w:rsidRDefault="00824E23">
    <w:pPr>
      <w:pStyle w:val="afff1"/>
      <w:jc w:val="center"/>
    </w:pPr>
    <w:r>
      <w:t>Владимир 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18011" w14:textId="77777777" w:rsidR="00824E23" w:rsidRDefault="00824E23">
    <w:pPr>
      <w:pStyle w:val="afffff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D4EB" w14:textId="77777777" w:rsidR="002763C0" w:rsidRDefault="002763C0">
      <w:r>
        <w:separator/>
      </w:r>
    </w:p>
  </w:footnote>
  <w:footnote w:type="continuationSeparator" w:id="0">
    <w:p w14:paraId="1130554D" w14:textId="77777777" w:rsidR="002763C0" w:rsidRDefault="00276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895316"/>
      <w:docPartObj>
        <w:docPartGallery w:val="AutoText"/>
      </w:docPartObj>
    </w:sdtPr>
    <w:sdtContent>
      <w:p w14:paraId="137EA27A" w14:textId="77777777" w:rsidR="00824E23" w:rsidRDefault="00824E23">
        <w:pPr>
          <w:pStyle w:val="aff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040F">
          <w:rPr>
            <w:noProof/>
          </w:rPr>
          <w:t>39</w:t>
        </w:r>
        <w:r>
          <w:fldChar w:fldCharType="end"/>
        </w:r>
      </w:p>
    </w:sdtContent>
  </w:sdt>
  <w:p w14:paraId="7C2BE946" w14:textId="77777777" w:rsidR="00824E23" w:rsidRDefault="00824E23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7DF6" w14:textId="77777777" w:rsidR="00824E23" w:rsidRDefault="00824E23">
    <w:pPr>
      <w:pStyle w:val="aff8"/>
    </w:pPr>
    <w:r>
      <w:fldChar w:fldCharType="begin"/>
    </w:r>
    <w:r>
      <w:instrText xml:space="preserve"> PAGE   \* MERGEFORMAT </w:instrText>
    </w:r>
    <w:r>
      <w:fldChar w:fldCharType="separate"/>
    </w:r>
    <w:r w:rsidR="005F040F">
      <w:rPr>
        <w:noProof/>
      </w:rPr>
      <w:t>48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multilevel"/>
    <w:tmpl w:val="813A4B87"/>
    <w:lvl w:ilvl="0">
      <w:start w:val="1"/>
      <w:numFmt w:val="bullet"/>
      <w:pStyle w:val="phlistitemized1"/>
      <w:lvlText w:val=""/>
      <w:lvlJc w:val="left"/>
      <w:pPr>
        <w:tabs>
          <w:tab w:val="left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845B5372"/>
    <w:multiLevelType w:val="multilevel"/>
    <w:tmpl w:val="845B5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8461FADE"/>
    <w:multiLevelType w:val="multilevel"/>
    <w:tmpl w:val="8461FADE"/>
    <w:lvl w:ilvl="0">
      <w:start w:val="1"/>
      <w:numFmt w:val="decimal"/>
      <w:pStyle w:val="PrilHeader1"/>
      <w:suff w:val="space"/>
      <w:lvlText w:val="%1.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PrilHeader2"/>
      <w:suff w:val="space"/>
      <w:lvlText w:val="%1.%2."/>
      <w:lvlJc w:val="left"/>
      <w:pPr>
        <w:ind w:left="0" w:firstLine="567"/>
      </w:pPr>
      <w:rPr>
        <w:rFonts w:cs="Times New Roman"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0" w:firstLine="567"/>
      </w:pPr>
      <w:rPr>
        <w:rFonts w:hint="default"/>
        <w:b/>
      </w:r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0" w:firstLine="567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0" w:firstLine="56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2520"/>
        </w:tabs>
        <w:ind w:left="0" w:firstLine="56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0" w:firstLine="567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0" w:firstLine="567"/>
      </w:pPr>
      <w:rPr>
        <w:rFonts w:cs="Times New Roman" w:hint="default"/>
      </w:rPr>
    </w:lvl>
  </w:abstractNum>
  <w:abstractNum w:abstractNumId="3" w15:restartNumberingAfterBreak="0">
    <w:nsid w:val="8CAEB125"/>
    <w:multiLevelType w:val="multilevel"/>
    <w:tmpl w:val="8CAEB1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91995D4F"/>
    <w:multiLevelType w:val="multilevel"/>
    <w:tmpl w:val="91995D4F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9239341B"/>
    <w:multiLevelType w:val="multilevel"/>
    <w:tmpl w:val="9239341B"/>
    <w:lvl w:ilvl="0">
      <w:start w:val="1"/>
      <w:numFmt w:val="decimal"/>
      <w:pStyle w:val="a"/>
      <w:lvlText w:val="%1"/>
      <w:lvlJc w:val="left"/>
      <w:pPr>
        <w:tabs>
          <w:tab w:val="left" w:pos="1134"/>
        </w:tabs>
        <w:ind w:left="1134" w:hanging="4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9288B902"/>
    <w:multiLevelType w:val="multilevel"/>
    <w:tmpl w:val="9288B902"/>
    <w:lvl w:ilvl="0">
      <w:start w:val="1"/>
      <w:numFmt w:val="decimal"/>
      <w:pStyle w:val="Orderedlist1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pStyle w:val="Orderedlist2"/>
      <w:suff w:val="space"/>
      <w:lvlText w:val="%1.%2.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pStyle w:val="OrderedList3"/>
      <w:suff w:val="space"/>
      <w:lvlText w:val="%1.%2.%3."/>
      <w:lvlJc w:val="left"/>
      <w:pPr>
        <w:ind w:left="0" w:firstLine="170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4132"/>
        </w:tabs>
        <w:ind w:left="4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4849"/>
        </w:tabs>
        <w:ind w:left="48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5206"/>
        </w:tabs>
        <w:ind w:left="5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5923"/>
        </w:tabs>
        <w:ind w:left="5923" w:hanging="2160"/>
      </w:pPr>
      <w:rPr>
        <w:rFonts w:hint="default"/>
      </w:rPr>
    </w:lvl>
  </w:abstractNum>
  <w:abstractNum w:abstractNumId="7" w15:restartNumberingAfterBreak="0">
    <w:nsid w:val="9C8AC8EF"/>
    <w:multiLevelType w:val="multilevel"/>
    <w:tmpl w:val="9C8AC8EF"/>
    <w:lvl w:ilvl="0">
      <w:start w:val="1"/>
      <w:numFmt w:val="bullet"/>
      <w:pStyle w:val="a0"/>
      <w:lvlText w:val="-"/>
      <w:lvlJc w:val="left"/>
      <w:pPr>
        <w:tabs>
          <w:tab w:val="left" w:pos="-37"/>
        </w:tabs>
        <w:ind w:left="473" w:hanging="11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ABE08190"/>
    <w:multiLevelType w:val="multilevel"/>
    <w:tmpl w:val="ABE081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B0F1ACD9"/>
    <w:multiLevelType w:val="multilevel"/>
    <w:tmpl w:val="B0F1ACD9"/>
    <w:lvl w:ilvl="0">
      <w:start w:val="6"/>
      <w:numFmt w:val="decimal"/>
      <w:pStyle w:val="a1"/>
      <w:suff w:val="space"/>
      <w:lvlText w:val="Приложение %1"/>
      <w:lvlJc w:val="left"/>
      <w:pPr>
        <w:ind w:left="0" w:firstLine="0"/>
      </w:pPr>
      <w:rPr>
        <w:rFonts w:ascii="Times New Roman Полужирный" w:hAnsi="Times New Roman Полужирный" w:hint="default"/>
        <w:b/>
        <w:bCs w:val="0"/>
        <w:i w:val="0"/>
        <w:iCs w:val="0"/>
        <w:caps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a2"/>
      <w:suff w:val="space"/>
      <w:lvlText w:val="%1.%2."/>
      <w:lvlJc w:val="left"/>
      <w:pPr>
        <w:ind w:left="720" w:firstLine="0"/>
      </w:pPr>
      <w:rPr>
        <w:rFonts w:hint="default"/>
        <w:b w:val="0"/>
        <w:i w:val="0"/>
        <w:sz w:val="32"/>
        <w:szCs w:val="28"/>
      </w:rPr>
    </w:lvl>
    <w:lvl w:ilvl="2">
      <w:start w:val="1"/>
      <w:numFmt w:val="decimal"/>
      <w:pStyle w:val="a3"/>
      <w:suff w:val="space"/>
      <w:lvlText w:val="%1.%2.%3."/>
      <w:lvlJc w:val="left"/>
      <w:pPr>
        <w:ind w:left="720" w:firstLine="0"/>
      </w:pPr>
      <w:rPr>
        <w:rFonts w:hint="default"/>
        <w:b/>
        <w:i w:val="0"/>
        <w:sz w:val="28"/>
        <w:szCs w:val="24"/>
      </w:rPr>
    </w:lvl>
    <w:lvl w:ilvl="3">
      <w:start w:val="1"/>
      <w:numFmt w:val="decimal"/>
      <w:lvlRestart w:val="2"/>
      <w:pStyle w:val="a4"/>
      <w:suff w:val="space"/>
      <w:lvlText w:val="%1.%2.%4.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8"/>
        <w:szCs w:val="24"/>
      </w:rPr>
    </w:lvl>
    <w:lvl w:ilvl="4">
      <w:start w:val="1"/>
      <w:numFmt w:val="decimal"/>
      <w:lvlRestart w:val="3"/>
      <w:pStyle w:val="a5"/>
      <w:suff w:val="space"/>
      <w:lvlText w:val="%1.%2.%3.%5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szCs w:val="24"/>
      </w:rPr>
    </w:lvl>
    <w:lvl w:ilvl="5">
      <w:start w:val="1"/>
      <w:numFmt w:val="decimal"/>
      <w:pStyle w:val="a6"/>
      <w:suff w:val="space"/>
      <w:lvlText w:val="%6)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russianLower"/>
      <w:pStyle w:val="a7"/>
      <w:lvlText w:val="%7)"/>
      <w:lvlJc w:val="left"/>
      <w:pPr>
        <w:tabs>
          <w:tab w:val="left" w:pos="1304"/>
        </w:tabs>
        <w:ind w:left="1304" w:hanging="300"/>
      </w:pPr>
      <w:rPr>
        <w:rFonts w:ascii="Times New Roman" w:hAnsi="Times New Roman" w:hint="default"/>
        <w:b w:val="0"/>
        <w:i w:val="0"/>
        <w:sz w:val="28"/>
      </w:rPr>
    </w:lvl>
    <w:lvl w:ilvl="7">
      <w:start w:val="1"/>
      <w:numFmt w:val="bullet"/>
      <w:pStyle w:val="a8"/>
      <w:lvlText w:val="-"/>
      <w:lvlJc w:val="left"/>
      <w:pPr>
        <w:tabs>
          <w:tab w:val="left" w:pos="1701"/>
        </w:tabs>
        <w:ind w:left="1701" w:hanging="397"/>
      </w:pPr>
      <w:rPr>
        <w:rFonts w:ascii="Times New Roman" w:hAnsi="Times New Roman" w:hint="default"/>
        <w:b w:val="0"/>
        <w:i w:val="0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left" w:pos="3155"/>
        </w:tabs>
        <w:ind w:left="3155" w:hanging="1584"/>
      </w:pPr>
      <w:rPr>
        <w:rFonts w:hint="default"/>
      </w:rPr>
    </w:lvl>
  </w:abstractNum>
  <w:abstractNum w:abstractNumId="10" w15:restartNumberingAfterBreak="0">
    <w:nsid w:val="B5E306ED"/>
    <w:multiLevelType w:val="multilevel"/>
    <w:tmpl w:val="B5E306ED"/>
    <w:lvl w:ilvl="0">
      <w:start w:val="1"/>
      <w:numFmt w:val="bullet"/>
      <w:pStyle w:val="3"/>
      <w:lvlText w:val=""/>
      <w:lvlJc w:val="left"/>
      <w:pPr>
        <w:tabs>
          <w:tab w:val="left" w:pos="1985"/>
        </w:tabs>
        <w:ind w:left="1985" w:hanging="42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11" w15:restartNumberingAfterBreak="0">
    <w:nsid w:val="BB64CFA9"/>
    <w:multiLevelType w:val="multilevel"/>
    <w:tmpl w:val="BB64CFA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BE923771"/>
    <w:multiLevelType w:val="multilevel"/>
    <w:tmpl w:val="BE923771"/>
    <w:lvl w:ilvl="0">
      <w:start w:val="1"/>
      <w:numFmt w:val="decimal"/>
      <w:pStyle w:val="8"/>
      <w:lvlText w:val="5.1.3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BF205925"/>
    <w:multiLevelType w:val="multilevel"/>
    <w:tmpl w:val="BF205925"/>
    <w:lvl w:ilvl="0">
      <w:start w:val="1"/>
      <w:numFmt w:val="bullet"/>
      <w:pStyle w:val="2"/>
      <w:lvlText w:val=""/>
      <w:lvlJc w:val="left"/>
      <w:pPr>
        <w:tabs>
          <w:tab w:val="left" w:pos="1559"/>
        </w:tabs>
        <w:ind w:left="1559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C8879AEF"/>
    <w:multiLevelType w:val="multilevel"/>
    <w:tmpl w:val="C8879AEF"/>
    <w:lvl w:ilvl="0">
      <w:start w:val="1"/>
      <w:numFmt w:val="bullet"/>
      <w:pStyle w:val="20"/>
      <w:lvlText w:val=""/>
      <w:lvlJc w:val="left"/>
      <w:pPr>
        <w:tabs>
          <w:tab w:val="left" w:pos="680"/>
        </w:tabs>
        <w:ind w:left="68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CF092B84"/>
    <w:multiLevelType w:val="multilevel"/>
    <w:tmpl w:val="CF092B84"/>
    <w:lvl w:ilvl="0">
      <w:start w:val="1"/>
      <w:numFmt w:val="decimal"/>
      <w:suff w:val="space"/>
      <w:lvlText w:val="%1"/>
      <w:lvlJc w:val="left"/>
      <w:pPr>
        <w:ind w:left="135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503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91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93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079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222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D7F9FE59"/>
    <w:multiLevelType w:val="multilevel"/>
    <w:tmpl w:val="D7F9FE59"/>
    <w:lvl w:ilvl="0">
      <w:start w:val="1"/>
      <w:numFmt w:val="bullet"/>
      <w:pStyle w:val="ItemizedList1"/>
      <w:lvlText w:val="-"/>
      <w:lvlJc w:val="left"/>
      <w:pPr>
        <w:tabs>
          <w:tab w:val="left" w:pos="0"/>
        </w:tabs>
        <w:ind w:left="363" w:hanging="36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DCBA6B53"/>
    <w:multiLevelType w:val="multilevel"/>
    <w:tmpl w:val="DCBA6B53"/>
    <w:lvl w:ilvl="0">
      <w:start w:val="1"/>
      <w:numFmt w:val="decimal"/>
      <w:pStyle w:val="Head1"/>
      <w:suff w:val="space"/>
      <w:lvlText w:val="%1.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decimal"/>
      <w:pStyle w:val="Head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bCs/>
        <w:i w:val="0"/>
        <w:iCs w:val="0"/>
        <w:caps w:val="0"/>
        <w: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Head3"/>
      <w:suff w:val="space"/>
      <w:lvlText w:val="%1.%2.%3."/>
      <w:lvlJc w:val="left"/>
      <w:pPr>
        <w:ind w:left="156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Head4"/>
      <w:suff w:val="space"/>
      <w:lvlText w:val="%1.%2.%3.%4."/>
      <w:lvlJc w:val="left"/>
      <w:pPr>
        <w:ind w:left="1277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pStyle w:val="Head5"/>
      <w:suff w:val="space"/>
      <w:lvlText w:val="%1.%2.%3.%4.%5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vertAlign w:val="baseline"/>
      </w:rPr>
    </w:lvl>
    <w:lvl w:ilvl="5">
      <w:start w:val="1"/>
      <w:numFmt w:val="none"/>
      <w:lvlRestart w:val="1"/>
      <w:suff w:val="space"/>
      <w:lvlText w:val=""/>
      <w:lvlJc w:val="left"/>
      <w:pPr>
        <w:ind w:left="357" w:firstLine="3"/>
      </w:pPr>
      <w:rPr>
        <w:rFonts w:hint="default"/>
      </w:rPr>
    </w:lvl>
    <w:lvl w:ilvl="6">
      <w:start w:val="1"/>
      <w:numFmt w:val="decimal"/>
      <w:pStyle w:val="Head6"/>
      <w:suff w:val="space"/>
      <w:lvlText w:val="%1.%2.%3.%4.%5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-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0"/>
      <w:pStyle w:val="TableInscription"/>
      <w:suff w:val="space"/>
      <w:lvlText w:val="Таблица 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E093A4B0"/>
    <w:multiLevelType w:val="multilevel"/>
    <w:tmpl w:val="E093A4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F4B5D9F5"/>
    <w:multiLevelType w:val="multilevel"/>
    <w:tmpl w:val="F4B5D9F5"/>
    <w:lvl w:ilvl="0">
      <w:start w:val="1"/>
      <w:numFmt w:val="decimal"/>
      <w:pStyle w:val="1"/>
      <w:lvlText w:val="%1."/>
      <w:lvlJc w:val="left"/>
      <w:pPr>
        <w:tabs>
          <w:tab w:val="left" w:pos="397"/>
        </w:tabs>
        <w:ind w:left="397" w:hanging="284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left" w:pos="794"/>
        </w:tabs>
        <w:ind w:left="794" w:hanging="397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left" w:pos="1531"/>
        </w:tabs>
        <w:ind w:left="1531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2902"/>
        </w:tabs>
        <w:ind w:left="2902" w:hanging="1440"/>
      </w:pPr>
      <w:rPr>
        <w:rFonts w:hint="default"/>
      </w:rPr>
    </w:lvl>
  </w:abstractNum>
  <w:abstractNum w:abstractNumId="20" w15:restartNumberingAfterBreak="0">
    <w:nsid w:val="F7735DC9"/>
    <w:multiLevelType w:val="multilevel"/>
    <w:tmpl w:val="F7735DC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53208E"/>
    <w:multiLevelType w:val="multilevel"/>
    <w:tmpl w:val="0053208E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</w:rPr>
    </w:lvl>
    <w:lvl w:ilvl="1">
      <w:start w:val="1"/>
      <w:numFmt w:val="decimal"/>
      <w:pStyle w:val="22"/>
      <w:suff w:val="space"/>
      <w:lvlText w:val="%1.%2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1"/>
      <w:suff w:val="space"/>
      <w:lvlText w:val="%1.%2.%3."/>
      <w:lvlJc w:val="left"/>
      <w:pPr>
        <w:ind w:left="568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0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126" w:hanging="1417"/>
      </w:pPr>
      <w:rPr>
        <w:rFonts w:hint="default"/>
      </w:rPr>
    </w:lvl>
  </w:abstractNum>
  <w:abstractNum w:abstractNumId="22" w15:restartNumberingAfterBreak="0">
    <w:nsid w:val="0248C179"/>
    <w:multiLevelType w:val="multilevel"/>
    <w:tmpl w:val="0248C179"/>
    <w:lvl w:ilvl="0">
      <w:start w:val="1"/>
      <w:numFmt w:val="decimal"/>
      <w:pStyle w:val="11"/>
      <w:lvlText w:val="%1)"/>
      <w:lvlJc w:val="left"/>
      <w:pPr>
        <w:tabs>
          <w:tab w:val="left" w:pos="1134"/>
        </w:tabs>
        <w:ind w:left="1134" w:hanging="425"/>
      </w:pPr>
      <w:rPr>
        <w:rFonts w:hint="default"/>
      </w:rPr>
    </w:lvl>
    <w:lvl w:ilvl="1">
      <w:start w:val="1"/>
      <w:numFmt w:val="russianLower"/>
      <w:pStyle w:val="23"/>
      <w:lvlText w:val="%2)"/>
      <w:lvlJc w:val="left"/>
      <w:pPr>
        <w:tabs>
          <w:tab w:val="left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left" w:pos="1134"/>
        </w:tabs>
        <w:ind w:left="1134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03D62ECE"/>
    <w:multiLevelType w:val="multilevel"/>
    <w:tmpl w:val="03D62ECE"/>
    <w:lvl w:ilvl="0">
      <w:start w:val="1"/>
      <w:numFmt w:val="bullet"/>
      <w:pStyle w:val="40"/>
      <w:lvlText w:val=""/>
      <w:lvlJc w:val="left"/>
      <w:pPr>
        <w:tabs>
          <w:tab w:val="left" w:pos="2410"/>
        </w:tabs>
        <w:ind w:left="2410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CB649E"/>
    <w:multiLevelType w:val="multilevel"/>
    <w:tmpl w:val="0ACB649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0CBB0ED4"/>
    <w:multiLevelType w:val="hybridMultilevel"/>
    <w:tmpl w:val="32B80A38"/>
    <w:lvl w:ilvl="0" w:tplc="92DCAB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0D58217A"/>
    <w:multiLevelType w:val="hybridMultilevel"/>
    <w:tmpl w:val="15D0435E"/>
    <w:lvl w:ilvl="0" w:tplc="430C7B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0D7903A5"/>
    <w:multiLevelType w:val="hybridMultilevel"/>
    <w:tmpl w:val="0EE83AC8"/>
    <w:lvl w:ilvl="0" w:tplc="430C7B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0E640482"/>
    <w:multiLevelType w:val="multilevel"/>
    <w:tmpl w:val="0E640482"/>
    <w:lvl w:ilvl="0">
      <w:start w:val="1"/>
      <w:numFmt w:val="bullet"/>
      <w:pStyle w:val="12"/>
      <w:lvlText w:val="-"/>
      <w:lvlJc w:val="left"/>
      <w:pPr>
        <w:tabs>
          <w:tab w:val="left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2149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0F0EAA33"/>
    <w:multiLevelType w:val="multilevel"/>
    <w:tmpl w:val="0F0EAA33"/>
    <w:lvl w:ilvl="0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199932D5"/>
    <w:multiLevelType w:val="hybridMultilevel"/>
    <w:tmpl w:val="8B20EED6"/>
    <w:lvl w:ilvl="0" w:tplc="92DCAB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1ACDE60F"/>
    <w:multiLevelType w:val="multilevel"/>
    <w:tmpl w:val="1ACDE60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4D1B60"/>
    <w:multiLevelType w:val="hybridMultilevel"/>
    <w:tmpl w:val="D84803A6"/>
    <w:lvl w:ilvl="0" w:tplc="92DCAB4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3536930"/>
    <w:multiLevelType w:val="hybridMultilevel"/>
    <w:tmpl w:val="57EEC26A"/>
    <w:lvl w:ilvl="0" w:tplc="430C7B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43FCF68"/>
    <w:multiLevelType w:val="multilevel"/>
    <w:tmpl w:val="243FCF6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35" w15:restartNumberingAfterBreak="0">
    <w:nsid w:val="2470EC97"/>
    <w:multiLevelType w:val="multilevel"/>
    <w:tmpl w:val="2470EC97"/>
    <w:lvl w:ilvl="0">
      <w:start w:val="1"/>
      <w:numFmt w:val="decimal"/>
      <w:pStyle w:val="13"/>
      <w:suff w:val="space"/>
      <w:lvlText w:val="Приложение %1"/>
      <w:lvlJc w:val="left"/>
      <w:pPr>
        <w:ind w:left="8506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24A87C11"/>
    <w:multiLevelType w:val="hybridMultilevel"/>
    <w:tmpl w:val="3B7C6D98"/>
    <w:lvl w:ilvl="0" w:tplc="430C7B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5B654F3"/>
    <w:multiLevelType w:val="multilevel"/>
    <w:tmpl w:val="25B654F3"/>
    <w:lvl w:ilvl="0">
      <w:start w:val="1"/>
      <w:numFmt w:val="decimal"/>
      <w:pStyle w:val="14"/>
      <w:lvlText w:val="%1."/>
      <w:lvlJc w:val="left"/>
      <w:pPr>
        <w:tabs>
          <w:tab w:val="left" w:pos="1135"/>
        </w:tabs>
        <w:ind w:left="1135" w:hanging="425"/>
      </w:pPr>
      <w:rPr>
        <w:rFonts w:hint="default"/>
        <w:b w:val="0"/>
        <w:bCs/>
      </w:rPr>
    </w:lvl>
    <w:lvl w:ilvl="1">
      <w:start w:val="1"/>
      <w:numFmt w:val="decimal"/>
      <w:pStyle w:val="24"/>
      <w:lvlText w:val="%1.%2."/>
      <w:lvlJc w:val="left"/>
      <w:pPr>
        <w:tabs>
          <w:tab w:val="left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2"/>
      <w:lvlText w:val="%1.%2.%3."/>
      <w:lvlJc w:val="left"/>
      <w:pPr>
        <w:tabs>
          <w:tab w:val="left" w:pos="1701"/>
        </w:tabs>
        <w:ind w:left="2410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2902"/>
        </w:tabs>
        <w:ind w:left="2902" w:hanging="1440"/>
      </w:pPr>
      <w:rPr>
        <w:rFonts w:hint="default"/>
      </w:rPr>
    </w:lvl>
  </w:abstractNum>
  <w:abstractNum w:abstractNumId="38" w15:restartNumberingAfterBreak="0">
    <w:nsid w:val="281E4399"/>
    <w:multiLevelType w:val="multilevel"/>
    <w:tmpl w:val="16AC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7F5052"/>
    <w:multiLevelType w:val="hybridMultilevel"/>
    <w:tmpl w:val="65D06900"/>
    <w:lvl w:ilvl="0" w:tplc="430C7B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A8F537B"/>
    <w:multiLevelType w:val="multilevel"/>
    <w:tmpl w:val="2A8F537B"/>
    <w:lvl w:ilvl="0">
      <w:start w:val="1"/>
      <w:numFmt w:val="decimal"/>
      <w:pStyle w:val="a9"/>
      <w:suff w:val="nothing"/>
      <w:lvlText w:val="%1"/>
      <w:lvlJc w:val="center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21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93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5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7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9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3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55" w:hanging="180"/>
      </w:pPr>
      <w:rPr>
        <w:rFonts w:hint="default"/>
      </w:rPr>
    </w:lvl>
  </w:abstractNum>
  <w:abstractNum w:abstractNumId="41" w15:restartNumberingAfterBreak="0">
    <w:nsid w:val="30FC5B15"/>
    <w:multiLevelType w:val="multilevel"/>
    <w:tmpl w:val="30FC5B15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1B82E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22D85CA"/>
    <w:multiLevelType w:val="multilevel"/>
    <w:tmpl w:val="A52E6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39A0D9AC"/>
    <w:multiLevelType w:val="multilevel"/>
    <w:tmpl w:val="39A0D9AC"/>
    <w:lvl w:ilvl="0">
      <w:start w:val="1"/>
      <w:numFmt w:val="decimal"/>
      <w:pStyle w:val="TableO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TableOderedList3"/>
      <w:lvlText w:val="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3C59646E"/>
    <w:multiLevelType w:val="hybridMultilevel"/>
    <w:tmpl w:val="28C4366A"/>
    <w:lvl w:ilvl="0" w:tplc="92DCAB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45829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46A08BB8"/>
    <w:multiLevelType w:val="multilevel"/>
    <w:tmpl w:val="46A08BB8"/>
    <w:lvl w:ilvl="0">
      <w:start w:val="1"/>
      <w:numFmt w:val="bullet"/>
      <w:pStyle w:val="25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8" w15:restartNumberingAfterBreak="0">
    <w:nsid w:val="4B606758"/>
    <w:multiLevelType w:val="hybridMultilevel"/>
    <w:tmpl w:val="E5660A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C1BAE26"/>
    <w:multiLevelType w:val="multilevel"/>
    <w:tmpl w:val="4C1BAE26"/>
    <w:lvl w:ilvl="0">
      <w:start w:val="1"/>
      <w:numFmt w:val="bullet"/>
      <w:pStyle w:val="aa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C3D7A74"/>
    <w:multiLevelType w:val="multilevel"/>
    <w:tmpl w:val="4C3D7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4DC07F"/>
    <w:multiLevelType w:val="multilevel"/>
    <w:tmpl w:val="4D4DC07F"/>
    <w:lvl w:ilvl="0">
      <w:start w:val="1"/>
      <w:numFmt w:val="bullet"/>
      <w:pStyle w:val="33"/>
      <w:lvlText w:val=""/>
      <w:lvlJc w:val="left"/>
      <w:pPr>
        <w:tabs>
          <w:tab w:val="left" w:pos="964"/>
        </w:tabs>
        <w:ind w:left="96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2" w15:restartNumberingAfterBreak="0">
    <w:nsid w:val="4D94DA66"/>
    <w:multiLevelType w:val="multilevel"/>
    <w:tmpl w:val="4D94D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994978"/>
    <w:multiLevelType w:val="multilevel"/>
    <w:tmpl w:val="A52E6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4" w15:restartNumberingAfterBreak="0">
    <w:nsid w:val="53DE2EE6"/>
    <w:multiLevelType w:val="hybridMultilevel"/>
    <w:tmpl w:val="E956045A"/>
    <w:lvl w:ilvl="0" w:tplc="92DCAB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6AFCA87"/>
    <w:multiLevelType w:val="multilevel"/>
    <w:tmpl w:val="56AFCA87"/>
    <w:lvl w:ilvl="0">
      <w:start w:val="1"/>
      <w:numFmt w:val="bullet"/>
      <w:lvlText w:val=""/>
      <w:lvlJc w:val="left"/>
      <w:pPr>
        <w:tabs>
          <w:tab w:val="left" w:pos="180"/>
        </w:tabs>
        <w:ind w:left="612" w:hanging="432"/>
      </w:pPr>
      <w:rPr>
        <w:rFonts w:ascii="Symbol" w:hAnsi="Symbol" w:hint="default"/>
        <w:sz w:val="24"/>
      </w:r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56" w15:restartNumberingAfterBreak="0">
    <w:nsid w:val="57522AA4"/>
    <w:multiLevelType w:val="hybridMultilevel"/>
    <w:tmpl w:val="4664D896"/>
    <w:lvl w:ilvl="0" w:tplc="430C7B30">
      <w:start w:val="1"/>
      <w:numFmt w:val="bullet"/>
      <w:lvlText w:val="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7" w15:restartNumberingAfterBreak="0">
    <w:nsid w:val="58765686"/>
    <w:multiLevelType w:val="multilevel"/>
    <w:tmpl w:val="58765686"/>
    <w:lvl w:ilvl="0">
      <w:start w:val="1"/>
      <w:numFmt w:val="decimal"/>
      <w:pStyle w:val="15"/>
      <w:suff w:val="space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decimal"/>
      <w:pStyle w:val="26"/>
      <w:suff w:val="space"/>
      <w:lvlText w:val="%1.%2."/>
      <w:lvlJc w:val="left"/>
      <w:pPr>
        <w:ind w:left="851" w:hanging="284"/>
      </w:pPr>
      <w:rPr>
        <w:rFonts w:hint="default"/>
        <w:b/>
        <w:i w:val="0"/>
      </w:rPr>
    </w:lvl>
    <w:lvl w:ilvl="2">
      <w:start w:val="1"/>
      <w:numFmt w:val="decimal"/>
      <w:pStyle w:val="34"/>
      <w:suff w:val="space"/>
      <w:lvlText w:val="%1.%2.%3."/>
      <w:lvlJc w:val="left"/>
      <w:pPr>
        <w:ind w:left="-567" w:firstLine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ligatures w14:val="none"/>
      </w:rPr>
    </w:lvl>
    <w:lvl w:ilvl="3">
      <w:start w:val="1"/>
      <w:numFmt w:val="decimal"/>
      <w:pStyle w:val="41"/>
      <w:suff w:val="space"/>
      <w:lvlText w:val="%1.%2.%3.%4."/>
      <w:lvlJc w:val="left"/>
      <w:pPr>
        <w:ind w:left="192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357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57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57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357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357"/>
        </w:tabs>
        <w:ind w:left="851" w:hanging="284"/>
      </w:pPr>
      <w:rPr>
        <w:rFonts w:hint="default"/>
      </w:rPr>
    </w:lvl>
  </w:abstractNum>
  <w:abstractNum w:abstractNumId="58" w15:restartNumberingAfterBreak="0">
    <w:nsid w:val="59ADCABA"/>
    <w:multiLevelType w:val="multilevel"/>
    <w:tmpl w:val="59ADCABA"/>
    <w:lvl w:ilvl="0">
      <w:start w:val="1"/>
      <w:numFmt w:val="bullet"/>
      <w:pStyle w:val="16"/>
      <w:lvlText w:val=""/>
      <w:lvlJc w:val="left"/>
      <w:pPr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9" w15:restartNumberingAfterBreak="0">
    <w:nsid w:val="5A241D34"/>
    <w:multiLevelType w:val="multilevel"/>
    <w:tmpl w:val="5A241D34"/>
    <w:lvl w:ilvl="0">
      <w:start w:val="1"/>
      <w:numFmt w:val="bullet"/>
      <w:pStyle w:val="17"/>
      <w:lvlText w:val=""/>
      <w:lvlJc w:val="left"/>
      <w:pPr>
        <w:tabs>
          <w:tab w:val="left" w:pos="397"/>
        </w:tabs>
        <w:ind w:left="397" w:hanging="284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680"/>
        </w:tabs>
        <w:ind w:left="680" w:hanging="283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0" w15:restartNumberingAfterBreak="0">
    <w:nsid w:val="5E29AB5A"/>
    <w:multiLevelType w:val="multilevel"/>
    <w:tmpl w:val="5E29A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FFB1A7"/>
    <w:multiLevelType w:val="multilevel"/>
    <w:tmpl w:val="5FFFB1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0382F6E"/>
    <w:multiLevelType w:val="multilevel"/>
    <w:tmpl w:val="60382F6E"/>
    <w:lvl w:ilvl="0">
      <w:start w:val="1"/>
      <w:numFmt w:val="decimal"/>
      <w:pStyle w:val="ab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3" w15:restartNumberingAfterBreak="0">
    <w:nsid w:val="629F7852"/>
    <w:multiLevelType w:val="multilevel"/>
    <w:tmpl w:val="629F785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decimal"/>
      <w:lvlRestart w:val="0"/>
      <w:pStyle w:val="PictureInscription"/>
      <w:suff w:val="space"/>
      <w:lvlText w:val="Рисунок %8 –"/>
      <w:lvlJc w:val="left"/>
      <w:pPr>
        <w:ind w:left="1560" w:firstLine="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64" w15:restartNumberingAfterBreak="0">
    <w:nsid w:val="72183CF9"/>
    <w:multiLevelType w:val="multilevel"/>
    <w:tmpl w:val="72183CF9"/>
    <w:lvl w:ilvl="0">
      <w:start w:val="1"/>
      <w:numFmt w:val="decimal"/>
      <w:pStyle w:val="ac"/>
      <w:lvlText w:val="%1"/>
      <w:lvlJc w:val="left"/>
      <w:pPr>
        <w:tabs>
          <w:tab w:val="left" w:pos="1418"/>
        </w:tabs>
        <w:ind w:left="1418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C28B35"/>
    <w:multiLevelType w:val="multilevel"/>
    <w:tmpl w:val="74C28B3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ECEA79"/>
    <w:multiLevelType w:val="multilevel"/>
    <w:tmpl w:val="77ECEA79"/>
    <w:lvl w:ilvl="0">
      <w:start w:val="1"/>
      <w:numFmt w:val="bullet"/>
      <w:pStyle w:val="70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88550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65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9AA4FA4"/>
    <w:multiLevelType w:val="multilevel"/>
    <w:tmpl w:val="79AA4FA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AB008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7C246926"/>
    <w:multiLevelType w:val="multilevel"/>
    <w:tmpl w:val="7C2469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27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DEC2089"/>
    <w:multiLevelType w:val="multilevel"/>
    <w:tmpl w:val="7DEC2089"/>
    <w:lvl w:ilvl="0">
      <w:start w:val="1"/>
      <w:numFmt w:val="bullet"/>
      <w:pStyle w:val="-1"/>
      <w:lvlText w:val=""/>
      <w:lvlJc w:val="left"/>
      <w:pPr>
        <w:ind w:left="1145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297835349">
    <w:abstractNumId w:val="21"/>
  </w:num>
  <w:num w:numId="2" w16cid:durableId="1102918080">
    <w:abstractNumId w:val="15"/>
  </w:num>
  <w:num w:numId="3" w16cid:durableId="1158113593">
    <w:abstractNumId w:val="47"/>
  </w:num>
  <w:num w:numId="4" w16cid:durableId="1482961745">
    <w:abstractNumId w:val="58"/>
  </w:num>
  <w:num w:numId="5" w16cid:durableId="376970287">
    <w:abstractNumId w:val="13"/>
  </w:num>
  <w:num w:numId="6" w16cid:durableId="1949773462">
    <w:abstractNumId w:val="10"/>
  </w:num>
  <w:num w:numId="7" w16cid:durableId="1404791305">
    <w:abstractNumId w:val="23"/>
  </w:num>
  <w:num w:numId="8" w16cid:durableId="2078673510">
    <w:abstractNumId w:val="37"/>
  </w:num>
  <w:num w:numId="9" w16cid:durableId="853032891">
    <w:abstractNumId w:val="64"/>
  </w:num>
  <w:num w:numId="10" w16cid:durableId="1081099854">
    <w:abstractNumId w:val="22"/>
  </w:num>
  <w:num w:numId="11" w16cid:durableId="1980189572">
    <w:abstractNumId w:val="5"/>
  </w:num>
  <w:num w:numId="12" w16cid:durableId="1921523735">
    <w:abstractNumId w:val="40"/>
  </w:num>
  <w:num w:numId="13" w16cid:durableId="965618640">
    <w:abstractNumId w:val="59"/>
  </w:num>
  <w:num w:numId="14" w16cid:durableId="1264412131">
    <w:abstractNumId w:val="14"/>
  </w:num>
  <w:num w:numId="15" w16cid:durableId="2071537834">
    <w:abstractNumId w:val="51"/>
  </w:num>
  <w:num w:numId="16" w16cid:durableId="410736115">
    <w:abstractNumId w:val="19"/>
  </w:num>
  <w:num w:numId="17" w16cid:durableId="798063924">
    <w:abstractNumId w:val="35"/>
  </w:num>
  <w:num w:numId="18" w16cid:durableId="1521771132">
    <w:abstractNumId w:val="17"/>
  </w:num>
  <w:num w:numId="19" w16cid:durableId="2073768394">
    <w:abstractNumId w:val="16"/>
  </w:num>
  <w:num w:numId="20" w16cid:durableId="863054763">
    <w:abstractNumId w:val="7"/>
  </w:num>
  <w:num w:numId="21" w16cid:durableId="1801418456">
    <w:abstractNumId w:val="49"/>
  </w:num>
  <w:num w:numId="22" w16cid:durableId="2113435585">
    <w:abstractNumId w:val="62"/>
  </w:num>
  <w:num w:numId="23" w16cid:durableId="1117141992">
    <w:abstractNumId w:val="28"/>
  </w:num>
  <w:num w:numId="24" w16cid:durableId="1765301392">
    <w:abstractNumId w:val="9"/>
  </w:num>
  <w:num w:numId="25" w16cid:durableId="415246045">
    <w:abstractNumId w:val="70"/>
  </w:num>
  <w:num w:numId="26" w16cid:durableId="1058478703">
    <w:abstractNumId w:val="66"/>
  </w:num>
  <w:num w:numId="27" w16cid:durableId="943997608">
    <w:abstractNumId w:val="12"/>
  </w:num>
  <w:num w:numId="28" w16cid:durableId="1976714806">
    <w:abstractNumId w:val="63"/>
  </w:num>
  <w:num w:numId="29" w16cid:durableId="692266401">
    <w:abstractNumId w:val="6"/>
  </w:num>
  <w:num w:numId="30" w16cid:durableId="4677353">
    <w:abstractNumId w:val="44"/>
  </w:num>
  <w:num w:numId="31" w16cid:durableId="913853489">
    <w:abstractNumId w:val="2"/>
  </w:num>
  <w:num w:numId="32" w16cid:durableId="1470394267">
    <w:abstractNumId w:val="57"/>
  </w:num>
  <w:num w:numId="33" w16cid:durableId="2021275637">
    <w:abstractNumId w:val="71"/>
  </w:num>
  <w:num w:numId="34" w16cid:durableId="1663239381">
    <w:abstractNumId w:val="0"/>
  </w:num>
  <w:num w:numId="35" w16cid:durableId="1175654762">
    <w:abstractNumId w:val="34"/>
  </w:num>
  <w:num w:numId="36" w16cid:durableId="2076078514">
    <w:abstractNumId w:val="52"/>
  </w:num>
  <w:num w:numId="37" w16cid:durableId="818570630">
    <w:abstractNumId w:val="20"/>
  </w:num>
  <w:num w:numId="38" w16cid:durableId="349526868">
    <w:abstractNumId w:val="18"/>
  </w:num>
  <w:num w:numId="39" w16cid:durableId="1560827686">
    <w:abstractNumId w:val="41"/>
  </w:num>
  <w:num w:numId="40" w16cid:durableId="1251357248">
    <w:abstractNumId w:val="68"/>
  </w:num>
  <w:num w:numId="41" w16cid:durableId="1121071459">
    <w:abstractNumId w:val="11"/>
  </w:num>
  <w:num w:numId="42" w16cid:durableId="1904945455">
    <w:abstractNumId w:val="4"/>
  </w:num>
  <w:num w:numId="43" w16cid:durableId="983318331">
    <w:abstractNumId w:val="60"/>
  </w:num>
  <w:num w:numId="44" w16cid:durableId="1681082971">
    <w:abstractNumId w:val="1"/>
  </w:num>
  <w:num w:numId="45" w16cid:durableId="1470126729">
    <w:abstractNumId w:val="31"/>
  </w:num>
  <w:num w:numId="46" w16cid:durableId="532766306">
    <w:abstractNumId w:val="3"/>
  </w:num>
  <w:num w:numId="47" w16cid:durableId="102113175">
    <w:abstractNumId w:val="61"/>
  </w:num>
  <w:num w:numId="48" w16cid:durableId="1981612789">
    <w:abstractNumId w:val="65"/>
  </w:num>
  <w:num w:numId="49" w16cid:durableId="717171663">
    <w:abstractNumId w:val="50"/>
  </w:num>
  <w:num w:numId="50" w16cid:durableId="1651903424">
    <w:abstractNumId w:val="43"/>
  </w:num>
  <w:num w:numId="51" w16cid:durableId="203210149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63829909">
    <w:abstractNumId w:val="8"/>
  </w:num>
  <w:num w:numId="53" w16cid:durableId="1442610311">
    <w:abstractNumId w:val="24"/>
  </w:num>
  <w:num w:numId="54" w16cid:durableId="1341662312">
    <w:abstractNumId w:val="55"/>
  </w:num>
  <w:num w:numId="55" w16cid:durableId="532037898">
    <w:abstractNumId w:val="29"/>
  </w:num>
  <w:num w:numId="56" w16cid:durableId="1856190410">
    <w:abstractNumId w:val="46"/>
  </w:num>
  <w:num w:numId="57" w16cid:durableId="1386567639">
    <w:abstractNumId w:val="67"/>
  </w:num>
  <w:num w:numId="58" w16cid:durableId="1465730894">
    <w:abstractNumId w:val="42"/>
  </w:num>
  <w:num w:numId="59" w16cid:durableId="1955667924">
    <w:abstractNumId w:val="38"/>
  </w:num>
  <w:num w:numId="60" w16cid:durableId="1229922976">
    <w:abstractNumId w:val="39"/>
  </w:num>
  <w:num w:numId="61" w16cid:durableId="870536399">
    <w:abstractNumId w:val="32"/>
  </w:num>
  <w:num w:numId="62" w16cid:durableId="1364591678">
    <w:abstractNumId w:val="69"/>
  </w:num>
  <w:num w:numId="63" w16cid:durableId="833688345">
    <w:abstractNumId w:val="53"/>
  </w:num>
  <w:num w:numId="64" w16cid:durableId="2037152517">
    <w:abstractNumId w:val="54"/>
  </w:num>
  <w:num w:numId="65" w16cid:durableId="152838642">
    <w:abstractNumId w:val="45"/>
  </w:num>
  <w:num w:numId="66" w16cid:durableId="1191646505">
    <w:abstractNumId w:val="30"/>
  </w:num>
  <w:num w:numId="67" w16cid:durableId="589630377">
    <w:abstractNumId w:val="25"/>
  </w:num>
  <w:num w:numId="68" w16cid:durableId="864951097">
    <w:abstractNumId w:val="36"/>
  </w:num>
  <w:num w:numId="69" w16cid:durableId="32656579">
    <w:abstractNumId w:val="48"/>
  </w:num>
  <w:num w:numId="70" w16cid:durableId="51165388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635334929">
    <w:abstractNumId w:val="26"/>
  </w:num>
  <w:num w:numId="72" w16cid:durableId="360057304">
    <w:abstractNumId w:val="27"/>
  </w:num>
  <w:num w:numId="73" w16cid:durableId="429931798">
    <w:abstractNumId w:val="33"/>
  </w:num>
  <w:num w:numId="74" w16cid:durableId="1853913394">
    <w:abstractNumId w:val="56"/>
  </w:num>
  <w:numIdMacAtCleanup w:val="6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Учетная запись Майкрософт">
    <w15:presenceInfo w15:providerId="Windows Live" w15:userId="acb1a3651a41e09a"/>
  </w15:person>
  <w15:person w15:author="Волков Кирилл Михайлович">
    <w15:presenceInfo w15:providerId="None" w15:userId="Волков Кирилл Михайлович"/>
  </w15:person>
  <w15:person w15:author="Мария">
    <w15:presenceInfo w15:providerId="None" w15:userId="Мари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5"/>
    <w:rsid w:val="0001143C"/>
    <w:rsid w:val="00014D13"/>
    <w:rsid w:val="000547C1"/>
    <w:rsid w:val="00072017"/>
    <w:rsid w:val="000868E9"/>
    <w:rsid w:val="0008783E"/>
    <w:rsid w:val="000A72FB"/>
    <w:rsid w:val="000D5FEE"/>
    <w:rsid w:val="000E4E39"/>
    <w:rsid w:val="000E7A97"/>
    <w:rsid w:val="000F2DA3"/>
    <w:rsid w:val="001025DF"/>
    <w:rsid w:val="00112CB4"/>
    <w:rsid w:val="00121D7B"/>
    <w:rsid w:val="00141482"/>
    <w:rsid w:val="00142981"/>
    <w:rsid w:val="0014311B"/>
    <w:rsid w:val="0016386E"/>
    <w:rsid w:val="00175431"/>
    <w:rsid w:val="00190363"/>
    <w:rsid w:val="001B3BD0"/>
    <w:rsid w:val="001C6E3F"/>
    <w:rsid w:val="001D0F87"/>
    <w:rsid w:val="001E22C0"/>
    <w:rsid w:val="001E6780"/>
    <w:rsid w:val="001F3C07"/>
    <w:rsid w:val="00203CB7"/>
    <w:rsid w:val="00231298"/>
    <w:rsid w:val="00257B00"/>
    <w:rsid w:val="00261566"/>
    <w:rsid w:val="00267688"/>
    <w:rsid w:val="002763C0"/>
    <w:rsid w:val="00282865"/>
    <w:rsid w:val="002A1B1A"/>
    <w:rsid w:val="002A6BE3"/>
    <w:rsid w:val="002D19FA"/>
    <w:rsid w:val="002D4721"/>
    <w:rsid w:val="002E733B"/>
    <w:rsid w:val="00313AF0"/>
    <w:rsid w:val="00321843"/>
    <w:rsid w:val="0032575A"/>
    <w:rsid w:val="00362B0C"/>
    <w:rsid w:val="00366777"/>
    <w:rsid w:val="003814A5"/>
    <w:rsid w:val="00382E9B"/>
    <w:rsid w:val="003A47A5"/>
    <w:rsid w:val="003D667E"/>
    <w:rsid w:val="003E5291"/>
    <w:rsid w:val="003F0978"/>
    <w:rsid w:val="003F4662"/>
    <w:rsid w:val="003F5CAE"/>
    <w:rsid w:val="00442BE4"/>
    <w:rsid w:val="00465968"/>
    <w:rsid w:val="00466666"/>
    <w:rsid w:val="00486C95"/>
    <w:rsid w:val="004C0858"/>
    <w:rsid w:val="004C257F"/>
    <w:rsid w:val="004D40A5"/>
    <w:rsid w:val="004D4C81"/>
    <w:rsid w:val="004E090E"/>
    <w:rsid w:val="004E23E2"/>
    <w:rsid w:val="004F4AA0"/>
    <w:rsid w:val="004F7414"/>
    <w:rsid w:val="00505078"/>
    <w:rsid w:val="00507C1D"/>
    <w:rsid w:val="00512D7F"/>
    <w:rsid w:val="005164E4"/>
    <w:rsid w:val="0052681C"/>
    <w:rsid w:val="00545525"/>
    <w:rsid w:val="00552783"/>
    <w:rsid w:val="0055320D"/>
    <w:rsid w:val="005B32F8"/>
    <w:rsid w:val="005B7B80"/>
    <w:rsid w:val="005C2F7A"/>
    <w:rsid w:val="005E1F87"/>
    <w:rsid w:val="005E2B4B"/>
    <w:rsid w:val="005F040F"/>
    <w:rsid w:val="005F4A61"/>
    <w:rsid w:val="00604CF3"/>
    <w:rsid w:val="00623F87"/>
    <w:rsid w:val="0063713B"/>
    <w:rsid w:val="00644923"/>
    <w:rsid w:val="006525A8"/>
    <w:rsid w:val="00666E44"/>
    <w:rsid w:val="0067362B"/>
    <w:rsid w:val="00677AD4"/>
    <w:rsid w:val="00690CB1"/>
    <w:rsid w:val="006A7989"/>
    <w:rsid w:val="006B123F"/>
    <w:rsid w:val="006B295E"/>
    <w:rsid w:val="006C156B"/>
    <w:rsid w:val="006C38C5"/>
    <w:rsid w:val="006D7A43"/>
    <w:rsid w:val="007020DD"/>
    <w:rsid w:val="007040D3"/>
    <w:rsid w:val="00733B8A"/>
    <w:rsid w:val="00747DC8"/>
    <w:rsid w:val="007A1E95"/>
    <w:rsid w:val="007C6D09"/>
    <w:rsid w:val="007D55DE"/>
    <w:rsid w:val="007D6035"/>
    <w:rsid w:val="00801D3C"/>
    <w:rsid w:val="00801DF7"/>
    <w:rsid w:val="008167F9"/>
    <w:rsid w:val="00824E23"/>
    <w:rsid w:val="00834F6C"/>
    <w:rsid w:val="008367C3"/>
    <w:rsid w:val="008570CD"/>
    <w:rsid w:val="00875A92"/>
    <w:rsid w:val="00884A26"/>
    <w:rsid w:val="0089705A"/>
    <w:rsid w:val="008A6196"/>
    <w:rsid w:val="008C04ED"/>
    <w:rsid w:val="008C3E78"/>
    <w:rsid w:val="008E2E3B"/>
    <w:rsid w:val="008F1194"/>
    <w:rsid w:val="00915EB9"/>
    <w:rsid w:val="009170EC"/>
    <w:rsid w:val="0094298B"/>
    <w:rsid w:val="0095263D"/>
    <w:rsid w:val="009A5BE4"/>
    <w:rsid w:val="009A7289"/>
    <w:rsid w:val="009C1A01"/>
    <w:rsid w:val="009C59FA"/>
    <w:rsid w:val="009C7972"/>
    <w:rsid w:val="009D37B0"/>
    <w:rsid w:val="009D48BD"/>
    <w:rsid w:val="009F4C0E"/>
    <w:rsid w:val="00A06BAB"/>
    <w:rsid w:val="00A218C3"/>
    <w:rsid w:val="00A23A11"/>
    <w:rsid w:val="00A24444"/>
    <w:rsid w:val="00A40845"/>
    <w:rsid w:val="00A5699C"/>
    <w:rsid w:val="00A67E30"/>
    <w:rsid w:val="00AD1D9A"/>
    <w:rsid w:val="00AF4E2E"/>
    <w:rsid w:val="00B00A9D"/>
    <w:rsid w:val="00B12359"/>
    <w:rsid w:val="00B13E7C"/>
    <w:rsid w:val="00B33462"/>
    <w:rsid w:val="00B626AA"/>
    <w:rsid w:val="00B80659"/>
    <w:rsid w:val="00B825BB"/>
    <w:rsid w:val="00B97330"/>
    <w:rsid w:val="00BA047E"/>
    <w:rsid w:val="00BB14CA"/>
    <w:rsid w:val="00BB487F"/>
    <w:rsid w:val="00BC031C"/>
    <w:rsid w:val="00BD66E0"/>
    <w:rsid w:val="00BF33D8"/>
    <w:rsid w:val="00C0714E"/>
    <w:rsid w:val="00C23AF5"/>
    <w:rsid w:val="00C53CD7"/>
    <w:rsid w:val="00C732F7"/>
    <w:rsid w:val="00C85F5C"/>
    <w:rsid w:val="00C915C9"/>
    <w:rsid w:val="00CA514A"/>
    <w:rsid w:val="00CC04D6"/>
    <w:rsid w:val="00CC6819"/>
    <w:rsid w:val="00D05AD5"/>
    <w:rsid w:val="00D11707"/>
    <w:rsid w:val="00D143F2"/>
    <w:rsid w:val="00D25BC9"/>
    <w:rsid w:val="00D40418"/>
    <w:rsid w:val="00D43CA1"/>
    <w:rsid w:val="00D43FAB"/>
    <w:rsid w:val="00D51465"/>
    <w:rsid w:val="00D53205"/>
    <w:rsid w:val="00D556FF"/>
    <w:rsid w:val="00D6143D"/>
    <w:rsid w:val="00D73F6A"/>
    <w:rsid w:val="00D83A88"/>
    <w:rsid w:val="00D865D6"/>
    <w:rsid w:val="00D929DC"/>
    <w:rsid w:val="00DA050F"/>
    <w:rsid w:val="00DA5765"/>
    <w:rsid w:val="00DB4BD7"/>
    <w:rsid w:val="00DB63BE"/>
    <w:rsid w:val="00DC519F"/>
    <w:rsid w:val="00DF4A4E"/>
    <w:rsid w:val="00E00FF3"/>
    <w:rsid w:val="00E11439"/>
    <w:rsid w:val="00E21E1A"/>
    <w:rsid w:val="00E35FFE"/>
    <w:rsid w:val="00E42211"/>
    <w:rsid w:val="00E92531"/>
    <w:rsid w:val="00EA24DA"/>
    <w:rsid w:val="00EB2D05"/>
    <w:rsid w:val="00EB346F"/>
    <w:rsid w:val="00EB60AC"/>
    <w:rsid w:val="00ED1251"/>
    <w:rsid w:val="00ED57F4"/>
    <w:rsid w:val="00EF5D45"/>
    <w:rsid w:val="00F05315"/>
    <w:rsid w:val="00F14F6C"/>
    <w:rsid w:val="00F23D57"/>
    <w:rsid w:val="00F27EF0"/>
    <w:rsid w:val="00F31434"/>
    <w:rsid w:val="00F35C9E"/>
    <w:rsid w:val="00F47D55"/>
    <w:rsid w:val="00F54948"/>
    <w:rsid w:val="00F57A33"/>
    <w:rsid w:val="00FA3B44"/>
    <w:rsid w:val="00FD3098"/>
    <w:rsid w:val="00FF1200"/>
    <w:rsid w:val="00FF736C"/>
    <w:rsid w:val="4C2B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B632"/>
  <w15:docId w15:val="{67695C77-C271-42FA-8390-DC3A0AFB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iPriority="0" w:qFormat="1"/>
    <w:lsdException w:name="annotation text" w:qFormat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d">
    <w:name w:val="Normal"/>
    <w:qFormat/>
    <w:pPr>
      <w:widowControl w:val="0"/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d"/>
    <w:next w:val="22"/>
    <w:link w:val="18"/>
    <w:qFormat/>
    <w:pPr>
      <w:keepNext/>
      <w:keepLines/>
      <w:pageBreakBefore/>
      <w:widowControl/>
      <w:numPr>
        <w:numId w:val="1"/>
      </w:numPr>
      <w:spacing w:before="240" w:after="240"/>
      <w:jc w:val="center"/>
      <w:outlineLvl w:val="0"/>
    </w:pPr>
    <w:rPr>
      <w:rFonts w:cs="Arial"/>
      <w:b/>
      <w:bCs/>
      <w:caps/>
      <w:szCs w:val="32"/>
    </w:rPr>
  </w:style>
  <w:style w:type="paragraph" w:styleId="22">
    <w:name w:val="heading 2"/>
    <w:basedOn w:val="ad"/>
    <w:next w:val="31"/>
    <w:link w:val="28"/>
    <w:qFormat/>
    <w:pPr>
      <w:keepNext/>
      <w:keepLines/>
      <w:widowControl/>
      <w:numPr>
        <w:ilvl w:val="1"/>
        <w:numId w:val="1"/>
      </w:numPr>
      <w:spacing w:before="240" w:after="240"/>
      <w:outlineLvl w:val="1"/>
    </w:pPr>
    <w:rPr>
      <w:rFonts w:cs="Arial"/>
      <w:b/>
      <w:bCs/>
      <w:iCs/>
      <w:szCs w:val="28"/>
    </w:rPr>
  </w:style>
  <w:style w:type="paragraph" w:styleId="31">
    <w:name w:val="heading 3"/>
    <w:basedOn w:val="ad"/>
    <w:next w:val="ae"/>
    <w:link w:val="35"/>
    <w:qFormat/>
    <w:pPr>
      <w:keepNext/>
      <w:keepLines/>
      <w:widowControl/>
      <w:numPr>
        <w:ilvl w:val="2"/>
        <w:numId w:val="1"/>
      </w:numPr>
      <w:spacing w:before="240" w:after="240"/>
      <w:outlineLvl w:val="2"/>
    </w:pPr>
    <w:rPr>
      <w:rFonts w:cs="Arial"/>
      <w:szCs w:val="26"/>
    </w:rPr>
  </w:style>
  <w:style w:type="paragraph" w:styleId="4">
    <w:name w:val="heading 4"/>
    <w:basedOn w:val="ad"/>
    <w:next w:val="ae"/>
    <w:link w:val="42"/>
    <w:qFormat/>
    <w:pPr>
      <w:keepNext/>
      <w:keepLines/>
      <w:widowControl/>
      <w:numPr>
        <w:ilvl w:val="3"/>
        <w:numId w:val="1"/>
      </w:numPr>
      <w:tabs>
        <w:tab w:val="left" w:pos="993"/>
      </w:tabs>
      <w:spacing w:before="240" w:after="240"/>
      <w:outlineLvl w:val="3"/>
    </w:pPr>
    <w:rPr>
      <w:rFonts w:cs="Arial"/>
      <w:b/>
      <w:bCs/>
      <w:sz w:val="28"/>
      <w:szCs w:val="26"/>
    </w:rPr>
  </w:style>
  <w:style w:type="paragraph" w:styleId="5">
    <w:name w:val="heading 5"/>
    <w:basedOn w:val="ad"/>
    <w:next w:val="ae"/>
    <w:link w:val="50"/>
    <w:qFormat/>
    <w:pPr>
      <w:keepNext/>
      <w:keepLines/>
      <w:widowControl/>
      <w:numPr>
        <w:ilvl w:val="4"/>
        <w:numId w:val="1"/>
      </w:numPr>
      <w:spacing w:before="240" w:after="240"/>
      <w:outlineLvl w:val="4"/>
    </w:pPr>
    <w:rPr>
      <w:rFonts w:cs="Arial"/>
      <w:b/>
      <w:bCs/>
      <w:sz w:val="28"/>
      <w:szCs w:val="26"/>
    </w:rPr>
  </w:style>
  <w:style w:type="paragraph" w:styleId="6">
    <w:name w:val="heading 6"/>
    <w:basedOn w:val="ad"/>
    <w:next w:val="ae"/>
    <w:link w:val="60"/>
    <w:qFormat/>
    <w:pPr>
      <w:keepNext/>
      <w:keepLines/>
      <w:widowControl/>
      <w:numPr>
        <w:ilvl w:val="5"/>
        <w:numId w:val="1"/>
      </w:numPr>
      <w:spacing w:before="240" w:after="240"/>
      <w:outlineLvl w:val="5"/>
    </w:pPr>
    <w:rPr>
      <w:b/>
      <w:sz w:val="28"/>
    </w:rPr>
  </w:style>
  <w:style w:type="paragraph" w:styleId="7">
    <w:name w:val="heading 7"/>
    <w:basedOn w:val="ad"/>
    <w:next w:val="ae"/>
    <w:link w:val="71"/>
    <w:qFormat/>
    <w:pPr>
      <w:keepNext/>
      <w:keepLines/>
      <w:widowControl/>
      <w:numPr>
        <w:ilvl w:val="6"/>
        <w:numId w:val="1"/>
      </w:numPr>
      <w:spacing w:before="240" w:after="240"/>
      <w:outlineLvl w:val="6"/>
    </w:pPr>
    <w:rPr>
      <w:b/>
      <w:sz w:val="28"/>
      <w:szCs w:val="20"/>
    </w:rPr>
  </w:style>
  <w:style w:type="paragraph" w:styleId="80">
    <w:name w:val="heading 8"/>
    <w:basedOn w:val="ad"/>
    <w:next w:val="ae"/>
    <w:link w:val="81"/>
    <w:qFormat/>
    <w:pPr>
      <w:keepNext/>
      <w:keepLines/>
      <w:widowControl/>
      <w:numPr>
        <w:ilvl w:val="7"/>
        <w:numId w:val="1"/>
      </w:numPr>
      <w:spacing w:before="240" w:after="240"/>
      <w:outlineLvl w:val="7"/>
    </w:pPr>
    <w:rPr>
      <w:b/>
      <w:sz w:val="28"/>
      <w:szCs w:val="20"/>
    </w:rPr>
  </w:style>
  <w:style w:type="paragraph" w:styleId="9">
    <w:name w:val="heading 9"/>
    <w:basedOn w:val="ad"/>
    <w:next w:val="ae"/>
    <w:link w:val="90"/>
    <w:qFormat/>
    <w:pPr>
      <w:keepNext/>
      <w:keepLines/>
      <w:widowControl/>
      <w:numPr>
        <w:ilvl w:val="8"/>
        <w:numId w:val="2"/>
      </w:numPr>
      <w:spacing w:before="240" w:after="240"/>
      <w:outlineLvl w:val="8"/>
    </w:pPr>
    <w:rPr>
      <w:b/>
      <w:sz w:val="28"/>
      <w:szCs w:val="20"/>
    </w:rPr>
  </w:style>
  <w:style w:type="character" w:default="1" w:styleId="af">
    <w:name w:val="Default Paragraph Font"/>
    <w:uiPriority w:val="1"/>
    <w:semiHidden/>
    <w:unhideWhenUsed/>
  </w:style>
  <w:style w:type="table" w:default="1" w:styleId="a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1">
    <w:name w:val="No List"/>
    <w:uiPriority w:val="99"/>
    <w:semiHidden/>
    <w:unhideWhenUsed/>
  </w:style>
  <w:style w:type="paragraph" w:customStyle="1" w:styleId="ae">
    <w:name w:val="_Основной с красной строки"/>
    <w:basedOn w:val="ad"/>
    <w:link w:val="af2"/>
    <w:qFormat/>
    <w:pPr>
      <w:widowControl/>
      <w:ind w:firstLine="709"/>
    </w:pPr>
  </w:style>
  <w:style w:type="character" w:styleId="af3">
    <w:name w:val="FollowedHyperlink"/>
    <w:basedOn w:val="af"/>
    <w:uiPriority w:val="99"/>
    <w:semiHidden/>
    <w:unhideWhenUsed/>
    <w:rPr>
      <w:color w:val="954F72" w:themeColor="followedHyperlink"/>
      <w:u w:val="single"/>
    </w:rPr>
  </w:style>
  <w:style w:type="character" w:styleId="af4">
    <w:name w:val="footnote reference"/>
    <w:uiPriority w:val="99"/>
    <w:qFormat/>
    <w:rPr>
      <w:vertAlign w:val="superscript"/>
    </w:rPr>
  </w:style>
  <w:style w:type="character" w:styleId="af5">
    <w:name w:val="annotation reference"/>
    <w:uiPriority w:val="99"/>
    <w:unhideWhenUsed/>
    <w:qFormat/>
    <w:rPr>
      <w:sz w:val="16"/>
      <w:szCs w:val="16"/>
    </w:rPr>
  </w:style>
  <w:style w:type="character" w:styleId="af6">
    <w:name w:val="endnote reference"/>
    <w:basedOn w:val="af"/>
    <w:uiPriority w:val="99"/>
    <w:semiHidden/>
    <w:unhideWhenUsed/>
    <w:rPr>
      <w:vertAlign w:val="superscript"/>
    </w:rPr>
  </w:style>
  <w:style w:type="character" w:styleId="af7">
    <w:name w:val="Emphasis"/>
    <w:uiPriority w:val="20"/>
    <w:qFormat/>
    <w:rPr>
      <w:i/>
      <w:iCs/>
    </w:rPr>
  </w:style>
  <w:style w:type="character" w:styleId="af8">
    <w:name w:val="Hyperlink"/>
    <w:uiPriority w:val="99"/>
    <w:unhideWhenUsed/>
    <w:rPr>
      <w:color w:val="0000FF"/>
      <w:sz w:val="24"/>
      <w:u w:val="single"/>
    </w:rPr>
  </w:style>
  <w:style w:type="character" w:styleId="af9">
    <w:name w:val="Strong"/>
    <w:uiPriority w:val="22"/>
    <w:qFormat/>
    <w:rPr>
      <w:b/>
      <w:bCs/>
    </w:rPr>
  </w:style>
  <w:style w:type="paragraph" w:styleId="afa">
    <w:name w:val="Balloon Text"/>
    <w:basedOn w:val="ad"/>
    <w:link w:val="afb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fc">
    <w:name w:val="endnote text"/>
    <w:basedOn w:val="ad"/>
    <w:link w:val="afd"/>
    <w:uiPriority w:val="99"/>
    <w:semiHidden/>
    <w:unhideWhenUsed/>
    <w:pPr>
      <w:spacing w:line="240" w:lineRule="auto"/>
    </w:pPr>
    <w:rPr>
      <w:sz w:val="20"/>
    </w:rPr>
  </w:style>
  <w:style w:type="paragraph" w:styleId="afe">
    <w:name w:val="caption"/>
    <w:basedOn w:val="ad"/>
    <w:next w:val="ad"/>
    <w:link w:val="aff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0">
    <w:name w:val="annotation text"/>
    <w:basedOn w:val="ad"/>
    <w:link w:val="aff1"/>
    <w:uiPriority w:val="99"/>
    <w:qFormat/>
    <w:pPr>
      <w:widowControl/>
      <w:spacing w:after="60" w:line="240" w:lineRule="auto"/>
    </w:pPr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pPr>
      <w:widowControl w:val="0"/>
      <w:spacing w:after="0"/>
    </w:pPr>
    <w:rPr>
      <w:b/>
      <w:bCs/>
    </w:rPr>
  </w:style>
  <w:style w:type="paragraph" w:styleId="aff4">
    <w:name w:val="Document Map"/>
    <w:basedOn w:val="ad"/>
    <w:link w:val="aff5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aff6">
    <w:name w:val="footnote text"/>
    <w:basedOn w:val="ad"/>
    <w:link w:val="aff7"/>
    <w:qFormat/>
    <w:pPr>
      <w:spacing w:line="240" w:lineRule="auto"/>
    </w:pPr>
    <w:rPr>
      <w:rFonts w:eastAsia="Calibri"/>
      <w:color w:val="000000"/>
      <w:sz w:val="20"/>
      <w:szCs w:val="20"/>
      <w:lang w:eastAsia="ar-SA"/>
    </w:rPr>
  </w:style>
  <w:style w:type="paragraph" w:styleId="82">
    <w:name w:val="toc 8"/>
    <w:basedOn w:val="ad"/>
    <w:next w:val="ad"/>
    <w:uiPriority w:val="39"/>
    <w:pPr>
      <w:ind w:left="1680"/>
    </w:pPr>
  </w:style>
  <w:style w:type="paragraph" w:styleId="aff8">
    <w:name w:val="header"/>
    <w:basedOn w:val="ad"/>
    <w:link w:val="aff9"/>
    <w:uiPriority w:val="99"/>
    <w:unhideWhenUsed/>
    <w:qFormat/>
    <w:pPr>
      <w:tabs>
        <w:tab w:val="center" w:pos="4677"/>
        <w:tab w:val="right" w:pos="9355"/>
      </w:tabs>
      <w:jc w:val="center"/>
    </w:pPr>
  </w:style>
  <w:style w:type="paragraph" w:styleId="91">
    <w:name w:val="toc 9"/>
    <w:basedOn w:val="ad"/>
    <w:next w:val="ad"/>
    <w:uiPriority w:val="39"/>
    <w:pPr>
      <w:ind w:left="1920"/>
    </w:pPr>
  </w:style>
  <w:style w:type="paragraph" w:styleId="72">
    <w:name w:val="toc 7"/>
    <w:basedOn w:val="ad"/>
    <w:next w:val="ad"/>
    <w:uiPriority w:val="39"/>
    <w:pPr>
      <w:ind w:left="1440"/>
    </w:pPr>
  </w:style>
  <w:style w:type="paragraph" w:styleId="affa">
    <w:name w:val="Body Text"/>
    <w:basedOn w:val="ad"/>
    <w:link w:val="affb"/>
    <w:uiPriority w:val="99"/>
    <w:unhideWhenUsed/>
    <w:pPr>
      <w:spacing w:after="120"/>
    </w:pPr>
  </w:style>
  <w:style w:type="paragraph" w:styleId="19">
    <w:name w:val="toc 1"/>
    <w:basedOn w:val="ad"/>
    <w:next w:val="ad"/>
    <w:uiPriority w:val="39"/>
    <w:unhideWhenUsed/>
    <w:pPr>
      <w:tabs>
        <w:tab w:val="right" w:leader="dot" w:pos="10206"/>
      </w:tabs>
      <w:spacing w:after="100" w:line="360" w:lineRule="atLeast"/>
      <w:ind w:right="-1"/>
    </w:pPr>
  </w:style>
  <w:style w:type="paragraph" w:styleId="61">
    <w:name w:val="toc 6"/>
    <w:basedOn w:val="ad"/>
    <w:next w:val="ad"/>
    <w:uiPriority w:val="39"/>
    <w:pPr>
      <w:ind w:left="1200"/>
    </w:pPr>
  </w:style>
  <w:style w:type="paragraph" w:styleId="affc">
    <w:name w:val="table of figures"/>
    <w:basedOn w:val="ad"/>
    <w:next w:val="ad"/>
    <w:uiPriority w:val="99"/>
    <w:unhideWhenUsed/>
  </w:style>
  <w:style w:type="paragraph" w:styleId="36">
    <w:name w:val="toc 3"/>
    <w:basedOn w:val="ad"/>
    <w:next w:val="ad"/>
    <w:uiPriority w:val="39"/>
    <w:unhideWhenUsed/>
    <w:pPr>
      <w:tabs>
        <w:tab w:val="right" w:leader="dot" w:pos="10206"/>
      </w:tabs>
      <w:spacing w:after="100" w:line="360" w:lineRule="atLeast"/>
      <w:ind w:left="480" w:right="-1"/>
    </w:pPr>
  </w:style>
  <w:style w:type="paragraph" w:styleId="29">
    <w:name w:val="toc 2"/>
    <w:basedOn w:val="ad"/>
    <w:next w:val="ad"/>
    <w:uiPriority w:val="39"/>
    <w:unhideWhenUsed/>
    <w:pPr>
      <w:tabs>
        <w:tab w:val="right" w:leader="dot" w:pos="10206"/>
      </w:tabs>
      <w:spacing w:after="100" w:line="360" w:lineRule="atLeast"/>
      <w:ind w:left="240" w:right="-1"/>
    </w:pPr>
  </w:style>
  <w:style w:type="paragraph" w:styleId="43">
    <w:name w:val="toc 4"/>
    <w:basedOn w:val="ad"/>
    <w:next w:val="ad"/>
    <w:uiPriority w:val="39"/>
    <w:pPr>
      <w:ind w:left="720"/>
    </w:pPr>
  </w:style>
  <w:style w:type="paragraph" w:styleId="51">
    <w:name w:val="toc 5"/>
    <w:basedOn w:val="ad"/>
    <w:next w:val="ad"/>
    <w:uiPriority w:val="39"/>
    <w:pPr>
      <w:ind w:left="960"/>
    </w:pPr>
  </w:style>
  <w:style w:type="paragraph" w:styleId="affd">
    <w:name w:val="List Bullet"/>
    <w:basedOn w:val="ad"/>
    <w:link w:val="affe"/>
    <w:pPr>
      <w:widowControl/>
      <w:tabs>
        <w:tab w:val="left" w:pos="1134"/>
      </w:tabs>
      <w:spacing w:after="120"/>
      <w:contextualSpacing/>
    </w:pPr>
    <w:rPr>
      <w:sz w:val="28"/>
    </w:rPr>
  </w:style>
  <w:style w:type="paragraph" w:styleId="25">
    <w:name w:val="List Bullet 2"/>
    <w:basedOn w:val="ad"/>
    <w:uiPriority w:val="99"/>
    <w:semiHidden/>
    <w:unhideWhenUsed/>
    <w:pPr>
      <w:numPr>
        <w:numId w:val="3"/>
      </w:numPr>
      <w:contextualSpacing/>
    </w:pPr>
  </w:style>
  <w:style w:type="paragraph" w:styleId="afff">
    <w:name w:val="Title"/>
    <w:basedOn w:val="ad"/>
    <w:next w:val="ad"/>
    <w:link w:val="afff0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f1">
    <w:name w:val="footer"/>
    <w:basedOn w:val="ad"/>
    <w:link w:val="af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f3">
    <w:name w:val="Normal (Web)"/>
    <w:basedOn w:val="ad"/>
    <w:uiPriority w:val="99"/>
    <w:unhideWhenUsed/>
    <w:pPr>
      <w:widowControl/>
      <w:spacing w:before="100" w:beforeAutospacing="1" w:after="100" w:afterAutospacing="1" w:line="240" w:lineRule="auto"/>
      <w:jc w:val="left"/>
    </w:pPr>
  </w:style>
  <w:style w:type="paragraph" w:styleId="afff4">
    <w:name w:val="Subtitle"/>
    <w:basedOn w:val="ad"/>
    <w:next w:val="ad"/>
    <w:link w:val="afff5"/>
    <w:uiPriority w:val="11"/>
    <w:qFormat/>
    <w:pPr>
      <w:spacing w:before="200" w:after="200"/>
    </w:pPr>
  </w:style>
  <w:style w:type="table" w:styleId="afff6">
    <w:name w:val="Table Grid"/>
    <w:basedOn w:val="af0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leChar">
    <w:name w:val="Title Char"/>
    <w:basedOn w:val="af"/>
    <w:uiPriority w:val="10"/>
    <w:qFormat/>
    <w:rPr>
      <w:sz w:val="48"/>
      <w:szCs w:val="48"/>
    </w:rPr>
  </w:style>
  <w:style w:type="character" w:customStyle="1" w:styleId="SubtitleChar">
    <w:name w:val="Subtitle Char"/>
    <w:basedOn w:val="af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f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f7">
    <w:name w:val="No Spacing"/>
    <w:link w:val="afff8"/>
    <w:uiPriority w:val="1"/>
    <w:qFormat/>
    <w:rPr>
      <w:sz w:val="22"/>
      <w:szCs w:val="22"/>
      <w:lang w:eastAsia="en-US"/>
    </w:rPr>
  </w:style>
  <w:style w:type="character" w:customStyle="1" w:styleId="afff0">
    <w:name w:val="Заголовок Знак"/>
    <w:basedOn w:val="af"/>
    <w:link w:val="afff"/>
    <w:uiPriority w:val="10"/>
    <w:qFormat/>
    <w:rPr>
      <w:sz w:val="48"/>
      <w:szCs w:val="48"/>
    </w:rPr>
  </w:style>
  <w:style w:type="character" w:customStyle="1" w:styleId="afff5">
    <w:name w:val="Подзаголовок Знак"/>
    <w:basedOn w:val="af"/>
    <w:link w:val="afff4"/>
    <w:uiPriority w:val="11"/>
    <w:rPr>
      <w:sz w:val="24"/>
      <w:szCs w:val="24"/>
    </w:rPr>
  </w:style>
  <w:style w:type="paragraph" w:styleId="2a">
    <w:name w:val="Quote"/>
    <w:basedOn w:val="ad"/>
    <w:next w:val="ad"/>
    <w:link w:val="2b"/>
    <w:uiPriority w:val="29"/>
    <w:qFormat/>
    <w:pPr>
      <w:ind w:left="720" w:right="720"/>
    </w:pPr>
    <w:rPr>
      <w:i/>
    </w:rPr>
  </w:style>
  <w:style w:type="character" w:customStyle="1" w:styleId="2b">
    <w:name w:val="Цитата 2 Знак"/>
    <w:link w:val="2a"/>
    <w:uiPriority w:val="29"/>
    <w:rPr>
      <w:i/>
    </w:rPr>
  </w:style>
  <w:style w:type="paragraph" w:styleId="afff9">
    <w:name w:val="Intense Quote"/>
    <w:basedOn w:val="ad"/>
    <w:next w:val="ad"/>
    <w:link w:val="af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a">
    <w:name w:val="Выделенная цитата Знак"/>
    <w:link w:val="afff9"/>
    <w:uiPriority w:val="30"/>
    <w:rPr>
      <w:i/>
    </w:rPr>
  </w:style>
  <w:style w:type="character" w:customStyle="1" w:styleId="HeaderChar">
    <w:name w:val="Header Char"/>
    <w:basedOn w:val="af"/>
    <w:uiPriority w:val="99"/>
  </w:style>
  <w:style w:type="character" w:customStyle="1" w:styleId="FooterChar">
    <w:name w:val="Footer Char"/>
    <w:basedOn w:val="af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0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f0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f0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f0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f0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f0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f0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0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f0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f0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f0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f0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f0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f0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0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f0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f0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f0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f0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f0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f0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0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f0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f0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f0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f0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f0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f0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0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f0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f0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f0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f0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f0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f0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f0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f0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f0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f0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f0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f0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f0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f0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f0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f0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f0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f0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f0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f0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f0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f0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0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f0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f0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f0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f0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f0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f0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0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f0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f0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f0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f0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f0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f0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0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f0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f0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f0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f0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f0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f0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0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f0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f0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f0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f0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f0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f0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0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f0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f0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f0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f0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f0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f0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f0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f0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f0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f0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f0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f0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f0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f0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0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f0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f0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f0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f0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f0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f0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0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f0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f0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f0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f0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f0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afd">
    <w:name w:val="Текст концевой сноски Знак"/>
    <w:link w:val="afc"/>
    <w:uiPriority w:val="99"/>
    <w:rPr>
      <w:sz w:val="20"/>
    </w:rPr>
  </w:style>
  <w:style w:type="character" w:customStyle="1" w:styleId="af2">
    <w:name w:val="_Основной с красной строки Знак"/>
    <w:link w:val="ae"/>
    <w:qFormat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35">
    <w:name w:val="Заголовок 3 Знак"/>
    <w:link w:val="31"/>
    <w:rPr>
      <w:rFonts w:ascii="Times New Roman" w:hAnsi="Times New Roman" w:cs="Arial"/>
      <w:sz w:val="24"/>
      <w:szCs w:val="26"/>
    </w:rPr>
  </w:style>
  <w:style w:type="character" w:customStyle="1" w:styleId="28">
    <w:name w:val="Заголовок 2 Знак"/>
    <w:link w:val="22"/>
    <w:rPr>
      <w:rFonts w:ascii="Times New Roman" w:hAnsi="Times New Roman" w:cs="Arial"/>
      <w:b/>
      <w:bCs/>
      <w:iCs/>
      <w:sz w:val="24"/>
      <w:szCs w:val="28"/>
    </w:rPr>
  </w:style>
  <w:style w:type="character" w:customStyle="1" w:styleId="18">
    <w:name w:val="Заголовок 1 Знак"/>
    <w:link w:val="10"/>
    <w:rPr>
      <w:rFonts w:ascii="Times New Roman" w:hAnsi="Times New Roman" w:cs="Arial"/>
      <w:b/>
      <w:bCs/>
      <w:caps/>
      <w:sz w:val="24"/>
      <w:szCs w:val="32"/>
    </w:rPr>
  </w:style>
  <w:style w:type="character" w:customStyle="1" w:styleId="42">
    <w:name w:val="Заголовок 4 Знак"/>
    <w:link w:val="4"/>
    <w:rPr>
      <w:rFonts w:ascii="Times New Roman" w:hAnsi="Times New Roman" w:cs="Arial"/>
      <w:b/>
      <w:bCs/>
      <w:sz w:val="28"/>
      <w:szCs w:val="26"/>
    </w:rPr>
  </w:style>
  <w:style w:type="character" w:customStyle="1" w:styleId="50">
    <w:name w:val="Заголовок 5 Знак"/>
    <w:link w:val="5"/>
    <w:rPr>
      <w:rFonts w:ascii="Times New Roman" w:hAnsi="Times New Roman" w:cs="Arial"/>
      <w:b/>
      <w:bCs/>
      <w:sz w:val="28"/>
      <w:szCs w:val="26"/>
    </w:rPr>
  </w:style>
  <w:style w:type="character" w:customStyle="1" w:styleId="60">
    <w:name w:val="Заголовок 6 Знак"/>
    <w:link w:val="6"/>
    <w:rPr>
      <w:rFonts w:ascii="Times New Roman" w:hAnsi="Times New Roman" w:cs="Times New Roman"/>
      <w:b/>
      <w:sz w:val="28"/>
      <w:szCs w:val="24"/>
    </w:rPr>
  </w:style>
  <w:style w:type="character" w:customStyle="1" w:styleId="71">
    <w:name w:val="Заголовок 7 Знак"/>
    <w:link w:val="7"/>
    <w:rPr>
      <w:rFonts w:ascii="Times New Roman" w:hAnsi="Times New Roman" w:cs="Times New Roman"/>
      <w:b/>
      <w:sz w:val="28"/>
    </w:rPr>
  </w:style>
  <w:style w:type="character" w:customStyle="1" w:styleId="81">
    <w:name w:val="Заголовок 8 Знак"/>
    <w:link w:val="80"/>
    <w:rPr>
      <w:rFonts w:ascii="Times New Roman" w:hAnsi="Times New Roman" w:cs="Times New Roman"/>
      <w:b/>
      <w:sz w:val="28"/>
    </w:rPr>
  </w:style>
  <w:style w:type="character" w:customStyle="1" w:styleId="90">
    <w:name w:val="Заголовок 9 Знак"/>
    <w:link w:val="9"/>
    <w:rPr>
      <w:rFonts w:ascii="Times New Roman" w:hAnsi="Times New Roman" w:cs="Times New Roman"/>
      <w:b/>
      <w:sz w:val="28"/>
    </w:rPr>
  </w:style>
  <w:style w:type="paragraph" w:customStyle="1" w:styleId="afffb">
    <w:name w:val="_Заголовок без нумерации в оглавлении"/>
    <w:basedOn w:val="ad"/>
    <w:next w:val="ad"/>
    <w:pPr>
      <w:keepNext/>
      <w:keepLines/>
      <w:pageBreakBefore/>
      <w:widowControl/>
      <w:spacing w:before="240" w:after="240"/>
      <w:jc w:val="center"/>
      <w:outlineLvl w:val="0"/>
    </w:pPr>
    <w:rPr>
      <w:b/>
      <w:caps/>
      <w:sz w:val="28"/>
      <w:szCs w:val="32"/>
    </w:rPr>
  </w:style>
  <w:style w:type="paragraph" w:customStyle="1" w:styleId="afffc">
    <w:name w:val="_Заголовок без нумерации Не в оглавлении"/>
    <w:basedOn w:val="ad"/>
    <w:next w:val="ad"/>
    <w:link w:val="afffd"/>
    <w:qFormat/>
    <w:pPr>
      <w:keepNext/>
      <w:keepLines/>
      <w:pageBreakBefore/>
      <w:widowControl/>
      <w:spacing w:before="240" w:after="240"/>
      <w:jc w:val="center"/>
    </w:pPr>
    <w:rPr>
      <w:rFonts w:ascii="Times New Roman Полужирный" w:hAnsi="Times New Roman Полужирный"/>
      <w:b/>
      <w:caps/>
    </w:rPr>
  </w:style>
  <w:style w:type="character" w:customStyle="1" w:styleId="afffd">
    <w:name w:val="_Заголовок без нумерации Не в оглавлении Знак"/>
    <w:link w:val="afffc"/>
    <w:rPr>
      <w:rFonts w:ascii="Times New Roman Полужирный" w:hAnsi="Times New Roman Полужирный" w:cs="Times New Roman"/>
      <w:b/>
      <w:caps/>
      <w:sz w:val="24"/>
      <w:szCs w:val="24"/>
      <w:lang w:eastAsia="ru-RU"/>
    </w:rPr>
  </w:style>
  <w:style w:type="paragraph" w:customStyle="1" w:styleId="afffe">
    <w:name w:val="_Табл_Заголовок"/>
    <w:basedOn w:val="ad"/>
    <w:link w:val="affff"/>
    <w:qFormat/>
    <w:pPr>
      <w:keepNext/>
      <w:widowControl/>
      <w:spacing w:before="120" w:after="120" w:line="240" w:lineRule="auto"/>
      <w:jc w:val="center"/>
    </w:pPr>
    <w:rPr>
      <w:b/>
      <w:szCs w:val="32"/>
    </w:rPr>
  </w:style>
  <w:style w:type="character" w:customStyle="1" w:styleId="affff">
    <w:name w:val="_Табл_Заголовок Знак"/>
    <w:link w:val="afffe"/>
    <w:rPr>
      <w:rFonts w:ascii="Times New Roman" w:hAnsi="Times New Roman" w:cs="Times New Roman"/>
      <w:b/>
      <w:sz w:val="24"/>
      <w:szCs w:val="32"/>
      <w:lang w:eastAsia="ru-RU"/>
    </w:rPr>
  </w:style>
  <w:style w:type="paragraph" w:customStyle="1" w:styleId="affff0">
    <w:name w:val="_Лист_рег _изм_Заголовок"/>
    <w:basedOn w:val="afffe"/>
    <w:next w:val="ad"/>
    <w:rPr>
      <w:b w:val="0"/>
    </w:rPr>
  </w:style>
  <w:style w:type="paragraph" w:customStyle="1" w:styleId="affff1">
    <w:name w:val="_Лист_рег_изм_Заголовок_столбца"/>
    <w:basedOn w:val="afffe"/>
    <w:rPr>
      <w:b w:val="0"/>
    </w:rPr>
  </w:style>
  <w:style w:type="paragraph" w:customStyle="1" w:styleId="affff2">
    <w:name w:val="_Лист_рег_изм_Ячейки"/>
    <w:basedOn w:val="ad"/>
    <w:qFormat/>
    <w:pPr>
      <w:widowControl/>
      <w:spacing w:line="240" w:lineRule="auto"/>
      <w:jc w:val="left"/>
    </w:pPr>
    <w:rPr>
      <w:lang w:eastAsia="en-US"/>
    </w:rPr>
  </w:style>
  <w:style w:type="paragraph" w:customStyle="1" w:styleId="16">
    <w:name w:val="_Маркированный список уровня 1"/>
    <w:basedOn w:val="ad"/>
    <w:link w:val="1a"/>
    <w:qFormat/>
    <w:pPr>
      <w:widowControl/>
      <w:numPr>
        <w:numId w:val="4"/>
      </w:numPr>
    </w:pPr>
  </w:style>
  <w:style w:type="character" w:customStyle="1" w:styleId="1a">
    <w:name w:val="_Маркированный список уровня 1 Знак"/>
    <w:link w:val="16"/>
    <w:rPr>
      <w:rFonts w:ascii="Times New Roman" w:hAnsi="Times New Roman" w:cs="Times New Roman"/>
      <w:sz w:val="24"/>
      <w:szCs w:val="24"/>
    </w:rPr>
  </w:style>
  <w:style w:type="paragraph" w:customStyle="1" w:styleId="1b">
    <w:name w:val="_Маркированный список уровня 1_Абзац"/>
    <w:basedOn w:val="16"/>
    <w:pPr>
      <w:numPr>
        <w:numId w:val="0"/>
      </w:numPr>
      <w:ind w:left="1134"/>
    </w:pPr>
    <w:rPr>
      <w:szCs w:val="20"/>
    </w:rPr>
  </w:style>
  <w:style w:type="paragraph" w:customStyle="1" w:styleId="1c">
    <w:name w:val="_Маркированный список уровня 1_после таблицы"/>
    <w:basedOn w:val="16"/>
    <w:next w:val="16"/>
    <w:qFormat/>
    <w:pPr>
      <w:spacing w:before="240"/>
    </w:pPr>
  </w:style>
  <w:style w:type="paragraph" w:customStyle="1" w:styleId="2">
    <w:name w:val="_Маркированный список уровня 2"/>
    <w:basedOn w:val="ad"/>
    <w:link w:val="2c"/>
    <w:qFormat/>
    <w:pPr>
      <w:widowControl/>
      <w:numPr>
        <w:numId w:val="5"/>
      </w:numPr>
      <w:contextualSpacing/>
    </w:pPr>
  </w:style>
  <w:style w:type="character" w:customStyle="1" w:styleId="2c">
    <w:name w:val="_Маркированный список уровня 2 Знак"/>
    <w:link w:val="2"/>
    <w:rPr>
      <w:rFonts w:ascii="Times New Roman" w:hAnsi="Times New Roman" w:cs="Times New Roman"/>
      <w:sz w:val="24"/>
      <w:szCs w:val="24"/>
    </w:rPr>
  </w:style>
  <w:style w:type="paragraph" w:customStyle="1" w:styleId="2d">
    <w:name w:val="_Маркированный список уровня 2_Абзац"/>
    <w:basedOn w:val="2"/>
    <w:pPr>
      <w:numPr>
        <w:numId w:val="0"/>
      </w:numPr>
      <w:ind w:left="1559"/>
    </w:pPr>
    <w:rPr>
      <w:szCs w:val="20"/>
    </w:rPr>
  </w:style>
  <w:style w:type="paragraph" w:customStyle="1" w:styleId="2e">
    <w:name w:val="_Маркированный список уровня 2_после_таблицы"/>
    <w:basedOn w:val="2"/>
    <w:next w:val="2"/>
    <w:qFormat/>
    <w:pPr>
      <w:spacing w:before="240"/>
    </w:pPr>
  </w:style>
  <w:style w:type="paragraph" w:customStyle="1" w:styleId="3">
    <w:name w:val="_Маркированный список уровня 3"/>
    <w:basedOn w:val="ad"/>
    <w:link w:val="37"/>
    <w:qFormat/>
    <w:pPr>
      <w:widowControl/>
      <w:numPr>
        <w:numId w:val="6"/>
      </w:numPr>
    </w:pPr>
  </w:style>
  <w:style w:type="character" w:customStyle="1" w:styleId="37">
    <w:name w:val="_Маркированный список уровня 3 Знак"/>
    <w:link w:val="3"/>
    <w:rPr>
      <w:rFonts w:ascii="Times New Roman" w:hAnsi="Times New Roman" w:cs="Times New Roman"/>
      <w:sz w:val="24"/>
      <w:szCs w:val="24"/>
    </w:rPr>
  </w:style>
  <w:style w:type="paragraph" w:customStyle="1" w:styleId="38">
    <w:name w:val="_Маркированный список уровня 3_Абзац"/>
    <w:basedOn w:val="3"/>
    <w:pPr>
      <w:numPr>
        <w:numId w:val="0"/>
      </w:numPr>
      <w:ind w:left="1985"/>
    </w:pPr>
    <w:rPr>
      <w:szCs w:val="20"/>
    </w:rPr>
  </w:style>
  <w:style w:type="paragraph" w:customStyle="1" w:styleId="40">
    <w:name w:val="_Маркированный список уровня 4"/>
    <w:basedOn w:val="ad"/>
    <w:qFormat/>
    <w:pPr>
      <w:numPr>
        <w:numId w:val="7"/>
      </w:numPr>
    </w:pPr>
    <w:rPr>
      <w:sz w:val="28"/>
    </w:rPr>
  </w:style>
  <w:style w:type="paragraph" w:customStyle="1" w:styleId="14">
    <w:name w:val="_Нумерованный 1"/>
    <w:basedOn w:val="ad"/>
    <w:link w:val="111"/>
    <w:qFormat/>
    <w:pPr>
      <w:widowControl/>
      <w:numPr>
        <w:numId w:val="8"/>
      </w:numPr>
    </w:pPr>
  </w:style>
  <w:style w:type="character" w:customStyle="1" w:styleId="111">
    <w:name w:val="_Нумерованный 1 Знак1"/>
    <w:link w:val="14"/>
    <w:rPr>
      <w:rFonts w:ascii="Times New Roman" w:hAnsi="Times New Roman" w:cs="Times New Roman"/>
      <w:sz w:val="24"/>
      <w:szCs w:val="24"/>
    </w:rPr>
  </w:style>
  <w:style w:type="paragraph" w:customStyle="1" w:styleId="1d">
    <w:name w:val="_Нумерованный 1_Абзац"/>
    <w:basedOn w:val="14"/>
    <w:pPr>
      <w:numPr>
        <w:numId w:val="0"/>
      </w:numPr>
      <w:ind w:left="1134"/>
    </w:pPr>
    <w:rPr>
      <w:szCs w:val="20"/>
    </w:rPr>
  </w:style>
  <w:style w:type="paragraph" w:customStyle="1" w:styleId="24">
    <w:name w:val="_Нумерованный 2"/>
    <w:basedOn w:val="14"/>
    <w:link w:val="211"/>
    <w:qFormat/>
    <w:pPr>
      <w:numPr>
        <w:ilvl w:val="1"/>
      </w:numPr>
    </w:pPr>
  </w:style>
  <w:style w:type="character" w:customStyle="1" w:styleId="211">
    <w:name w:val="_Нумерованный 2 Знак1"/>
    <w:link w:val="24"/>
    <w:rPr>
      <w:rFonts w:ascii="Times New Roman" w:hAnsi="Times New Roman" w:cs="Times New Roman"/>
      <w:sz w:val="24"/>
      <w:szCs w:val="24"/>
    </w:rPr>
  </w:style>
  <w:style w:type="paragraph" w:customStyle="1" w:styleId="2f">
    <w:name w:val="_Нумерованный 2_Абзац"/>
    <w:basedOn w:val="24"/>
    <w:pPr>
      <w:numPr>
        <w:ilvl w:val="0"/>
        <w:numId w:val="0"/>
      </w:numPr>
      <w:ind w:left="1701"/>
    </w:pPr>
    <w:rPr>
      <w:szCs w:val="20"/>
    </w:rPr>
  </w:style>
  <w:style w:type="paragraph" w:customStyle="1" w:styleId="32">
    <w:name w:val="_Нумерованный 3"/>
    <w:basedOn w:val="24"/>
    <w:link w:val="39"/>
    <w:pPr>
      <w:numPr>
        <w:ilvl w:val="2"/>
      </w:numPr>
    </w:pPr>
  </w:style>
  <w:style w:type="character" w:customStyle="1" w:styleId="39">
    <w:name w:val="_Нумерованный 3 Знак"/>
    <w:link w:val="32"/>
    <w:rPr>
      <w:rFonts w:ascii="Times New Roman" w:hAnsi="Times New Roman" w:cs="Times New Roman"/>
      <w:sz w:val="24"/>
      <w:szCs w:val="24"/>
    </w:rPr>
  </w:style>
  <w:style w:type="paragraph" w:customStyle="1" w:styleId="ac">
    <w:name w:val="_Нумерованный_список_литературы"/>
    <w:basedOn w:val="ad"/>
    <w:qFormat/>
    <w:pPr>
      <w:numPr>
        <w:numId w:val="9"/>
      </w:numPr>
    </w:pPr>
    <w:rPr>
      <w:sz w:val="28"/>
    </w:rPr>
  </w:style>
  <w:style w:type="paragraph" w:customStyle="1" w:styleId="affff3">
    <w:name w:val="_Основной перед списком"/>
    <w:basedOn w:val="ae"/>
    <w:next w:val="16"/>
    <w:link w:val="affff4"/>
    <w:qFormat/>
    <w:pPr>
      <w:keepNext/>
    </w:pPr>
  </w:style>
  <w:style w:type="character" w:customStyle="1" w:styleId="affff4">
    <w:name w:val="_Основной перед списком Знак"/>
    <w:link w:val="afff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5">
    <w:name w:val="_Основной перед списком после таблицы и рисунка"/>
    <w:basedOn w:val="affff3"/>
    <w:next w:val="16"/>
    <w:qFormat/>
    <w:pPr>
      <w:widowControl w:val="0"/>
      <w:spacing w:before="240"/>
    </w:pPr>
  </w:style>
  <w:style w:type="paragraph" w:customStyle="1" w:styleId="affff6">
    <w:name w:val="_Основной после таблицы и рисунка"/>
    <w:basedOn w:val="ae"/>
    <w:next w:val="ae"/>
    <w:qFormat/>
    <w:pPr>
      <w:spacing w:before="240"/>
    </w:pPr>
  </w:style>
  <w:style w:type="paragraph" w:customStyle="1" w:styleId="11">
    <w:name w:val="_Перечисление 1"/>
    <w:basedOn w:val="ad"/>
    <w:qFormat/>
    <w:pPr>
      <w:widowControl/>
      <w:numPr>
        <w:numId w:val="10"/>
      </w:numPr>
    </w:pPr>
    <w:rPr>
      <w:sz w:val="28"/>
    </w:rPr>
  </w:style>
  <w:style w:type="paragraph" w:customStyle="1" w:styleId="23">
    <w:name w:val="_Перечисление 2"/>
    <w:basedOn w:val="11"/>
    <w:qFormat/>
    <w:pPr>
      <w:numPr>
        <w:ilvl w:val="1"/>
      </w:numPr>
    </w:pPr>
  </w:style>
  <w:style w:type="paragraph" w:customStyle="1" w:styleId="affff7">
    <w:name w:val="_Приложение_название"/>
    <w:basedOn w:val="afffc"/>
    <w:next w:val="ae"/>
    <w:qFormat/>
    <w:pPr>
      <w:pageBreakBefore w:val="0"/>
    </w:pPr>
  </w:style>
  <w:style w:type="paragraph" w:customStyle="1" w:styleId="affff8">
    <w:name w:val="_Приложение_тип"/>
    <w:basedOn w:val="ae"/>
    <w:next w:val="affff7"/>
    <w:qFormat/>
    <w:pPr>
      <w:keepNext/>
      <w:keepLines/>
      <w:ind w:firstLine="0"/>
      <w:jc w:val="center"/>
    </w:pPr>
    <w:rPr>
      <w:i/>
    </w:rPr>
  </w:style>
  <w:style w:type="paragraph" w:customStyle="1" w:styleId="affff9">
    <w:name w:val="_Примечание"/>
    <w:basedOn w:val="ae"/>
    <w:next w:val="ae"/>
    <w:qFormat/>
  </w:style>
  <w:style w:type="paragraph" w:customStyle="1" w:styleId="a">
    <w:name w:val="_Примечание_нумерованное"/>
    <w:basedOn w:val="affff9"/>
    <w:qFormat/>
    <w:pPr>
      <w:numPr>
        <w:numId w:val="11"/>
      </w:numPr>
    </w:pPr>
  </w:style>
  <w:style w:type="paragraph" w:customStyle="1" w:styleId="affffa">
    <w:name w:val="_Рисунок_Картинка"/>
    <w:basedOn w:val="ad"/>
    <w:next w:val="ad"/>
    <w:link w:val="affffb"/>
    <w:qFormat/>
    <w:pPr>
      <w:keepNext/>
      <w:spacing w:before="120" w:after="120" w:line="240" w:lineRule="auto"/>
      <w:jc w:val="center"/>
    </w:pPr>
    <w:rPr>
      <w:sz w:val="28"/>
    </w:rPr>
  </w:style>
  <w:style w:type="character" w:customStyle="1" w:styleId="affffb">
    <w:name w:val="_Рисунок_Картинка Знак"/>
    <w:link w:val="affff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c">
    <w:name w:val="_Рисунок_Название"/>
    <w:basedOn w:val="ad"/>
    <w:next w:val="affff6"/>
    <w:link w:val="affffd"/>
    <w:pPr>
      <w:keepLines/>
      <w:widowControl/>
      <w:spacing w:before="120" w:after="240"/>
      <w:jc w:val="center"/>
    </w:pPr>
    <w:rPr>
      <w:bCs/>
      <w:sz w:val="28"/>
      <w:szCs w:val="28"/>
    </w:rPr>
  </w:style>
  <w:style w:type="character" w:customStyle="1" w:styleId="affffd">
    <w:name w:val="_Рисунок_Название Знак"/>
    <w:link w:val="affffc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fffe">
    <w:name w:val="_Согласовано"/>
    <w:basedOn w:val="ad"/>
    <w:link w:val="afffff"/>
    <w:pPr>
      <w:spacing w:before="120"/>
      <w:jc w:val="center"/>
    </w:pPr>
    <w:rPr>
      <w:rFonts w:ascii="Times New Roman Полужирный" w:hAnsi="Times New Roman Полужирный"/>
      <w:b/>
      <w:bCs/>
      <w:caps/>
      <w:sz w:val="28"/>
    </w:rPr>
  </w:style>
  <w:style w:type="character" w:customStyle="1" w:styleId="afffff">
    <w:name w:val="_Согласовано Знак"/>
    <w:link w:val="affffe"/>
    <w:rPr>
      <w:rFonts w:ascii="Times New Roman Полужирный" w:eastAsia="Times New Roman" w:hAnsi="Times New Roman Полужирный" w:cs="Times New Roman"/>
      <w:b/>
      <w:bCs/>
      <w:caps/>
      <w:sz w:val="28"/>
      <w:szCs w:val="24"/>
      <w:lang w:eastAsia="ru-RU"/>
    </w:rPr>
  </w:style>
  <w:style w:type="paragraph" w:customStyle="1" w:styleId="a9">
    <w:name w:val="_Табл_Авто№"/>
    <w:basedOn w:val="ad"/>
    <w:next w:val="ad"/>
    <w:qFormat/>
    <w:pPr>
      <w:widowControl/>
      <w:numPr>
        <w:numId w:val="12"/>
      </w:numPr>
      <w:spacing w:line="240" w:lineRule="auto"/>
      <w:contextualSpacing/>
      <w:jc w:val="center"/>
    </w:pPr>
    <w:rPr>
      <w:rFonts w:eastAsia="Calibri"/>
      <w:szCs w:val="20"/>
      <w:lang w:eastAsia="en-US"/>
    </w:rPr>
  </w:style>
  <w:style w:type="paragraph" w:customStyle="1" w:styleId="afffff0">
    <w:name w:val="_Табл_Название"/>
    <w:basedOn w:val="ad"/>
    <w:qFormat/>
    <w:pPr>
      <w:keepNext/>
      <w:spacing w:before="120" w:after="60" w:line="276" w:lineRule="auto"/>
    </w:pPr>
    <w:rPr>
      <w:szCs w:val="20"/>
    </w:rPr>
  </w:style>
  <w:style w:type="paragraph" w:customStyle="1" w:styleId="afffff1">
    <w:name w:val="_Табл_Подзаголовок"/>
    <w:basedOn w:val="ad"/>
    <w:pPr>
      <w:keepNext/>
      <w:spacing w:before="120" w:after="120" w:line="240" w:lineRule="auto"/>
      <w:jc w:val="center"/>
    </w:pPr>
  </w:style>
  <w:style w:type="paragraph" w:customStyle="1" w:styleId="afffff2">
    <w:name w:val="_Табл_Текст_лев"/>
    <w:basedOn w:val="ad"/>
    <w:link w:val="afffff3"/>
    <w:qFormat/>
    <w:pPr>
      <w:widowControl/>
      <w:spacing w:line="240" w:lineRule="auto"/>
      <w:jc w:val="left"/>
    </w:pPr>
    <w:rPr>
      <w:szCs w:val="20"/>
    </w:rPr>
  </w:style>
  <w:style w:type="character" w:customStyle="1" w:styleId="afffff3">
    <w:name w:val="_Табл_Текст_лев Знак"/>
    <w:link w:val="afffff2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7">
    <w:name w:val="_Табл_Текст_Маркир1"/>
    <w:basedOn w:val="ad"/>
    <w:pPr>
      <w:numPr>
        <w:numId w:val="13"/>
      </w:numPr>
      <w:spacing w:line="240" w:lineRule="auto"/>
      <w:jc w:val="left"/>
    </w:pPr>
    <w:rPr>
      <w:rFonts w:eastAsia="Calibri"/>
      <w:bCs/>
    </w:rPr>
  </w:style>
  <w:style w:type="paragraph" w:customStyle="1" w:styleId="20">
    <w:name w:val="_Табл_Текст_Маркир2"/>
    <w:basedOn w:val="ad"/>
    <w:pPr>
      <w:numPr>
        <w:numId w:val="14"/>
      </w:numPr>
      <w:spacing w:line="240" w:lineRule="auto"/>
    </w:pPr>
  </w:style>
  <w:style w:type="paragraph" w:customStyle="1" w:styleId="33">
    <w:name w:val="_Табл_Текст_Маркир3"/>
    <w:basedOn w:val="ad"/>
    <w:qFormat/>
    <w:pPr>
      <w:numPr>
        <w:numId w:val="15"/>
      </w:numPr>
      <w:spacing w:line="240" w:lineRule="auto"/>
    </w:pPr>
  </w:style>
  <w:style w:type="paragraph" w:customStyle="1" w:styleId="1">
    <w:name w:val="_Табл_Текст_Нумеров1"/>
    <w:basedOn w:val="ad"/>
    <w:qFormat/>
    <w:pPr>
      <w:numPr>
        <w:numId w:val="16"/>
      </w:numPr>
      <w:spacing w:line="240" w:lineRule="auto"/>
      <w:jc w:val="left"/>
    </w:pPr>
  </w:style>
  <w:style w:type="paragraph" w:customStyle="1" w:styleId="21">
    <w:name w:val="_Табл_Текст_Нумеров2"/>
    <w:basedOn w:val="1"/>
    <w:qFormat/>
    <w:pPr>
      <w:numPr>
        <w:ilvl w:val="1"/>
      </w:numPr>
    </w:pPr>
  </w:style>
  <w:style w:type="paragraph" w:customStyle="1" w:styleId="30">
    <w:name w:val="_Табл_Текст_Нумеров3"/>
    <w:basedOn w:val="21"/>
    <w:qFormat/>
    <w:pPr>
      <w:numPr>
        <w:ilvl w:val="2"/>
      </w:numPr>
    </w:pPr>
  </w:style>
  <w:style w:type="paragraph" w:customStyle="1" w:styleId="afffff4">
    <w:name w:val="_Табл_Текст_по_ширине"/>
    <w:basedOn w:val="afffff2"/>
    <w:qFormat/>
    <w:pPr>
      <w:jc w:val="both"/>
    </w:pPr>
  </w:style>
  <w:style w:type="paragraph" w:customStyle="1" w:styleId="afffff5">
    <w:name w:val="_Табл_Текст_прав"/>
    <w:basedOn w:val="afffff2"/>
    <w:qFormat/>
    <w:pPr>
      <w:jc w:val="right"/>
    </w:pPr>
  </w:style>
  <w:style w:type="paragraph" w:customStyle="1" w:styleId="afffff6">
    <w:name w:val="_Табл_Текст_центр"/>
    <w:basedOn w:val="afffff2"/>
    <w:pPr>
      <w:jc w:val="center"/>
    </w:pPr>
    <w:rPr>
      <w:rFonts w:eastAsia="Calibri"/>
    </w:rPr>
  </w:style>
  <w:style w:type="table" w:customStyle="1" w:styleId="afffff7">
    <w:name w:val="_Таблица"/>
    <w:basedOn w:val="af0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fffff8">
    <w:name w:val="_Таблица примечания"/>
    <w:basedOn w:val="af0"/>
    <w:pPr>
      <w:spacing w:before="120" w:after="120"/>
    </w:pPr>
    <w:rPr>
      <w:rFonts w:ascii="Times New Roman" w:hAnsi="Times New Roman" w:cs="Times New Roman"/>
    </w:rPr>
    <w:tblPr/>
    <w:tblStylePr w:type="lastCol"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afffff9">
    <w:name w:val="_Таблица содержания работ"/>
    <w:basedOn w:val="af0"/>
    <w:rPr>
      <w:rFonts w:ascii="Times New Roman" w:hAnsi="Times New Roman" w:cs="Times New Roman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paragraph" w:customStyle="1" w:styleId="afffffa">
    <w:name w:val="_Текст исходного кода"/>
    <w:basedOn w:val="ad"/>
    <w:pPr>
      <w:spacing w:before="240" w:after="24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afffffb">
    <w:name w:val="_Текст сноски"/>
    <w:basedOn w:val="ad"/>
    <w:link w:val="afffffc"/>
    <w:pPr>
      <w:widowControl/>
      <w:spacing w:line="240" w:lineRule="auto"/>
      <w:jc w:val="left"/>
    </w:pPr>
    <w:rPr>
      <w:bCs/>
      <w:sz w:val="20"/>
      <w:szCs w:val="20"/>
      <w:vertAlign w:val="superscript"/>
    </w:rPr>
  </w:style>
  <w:style w:type="character" w:customStyle="1" w:styleId="afffffc">
    <w:name w:val="_Текст сноски Знак"/>
    <w:link w:val="afffffb"/>
    <w:rPr>
      <w:rFonts w:ascii="Times New Roman" w:eastAsia="Times New Roman" w:hAnsi="Times New Roman" w:cs="Times New Roman"/>
      <w:bCs/>
      <w:sz w:val="20"/>
      <w:szCs w:val="20"/>
      <w:vertAlign w:val="superscript"/>
      <w:lang w:eastAsia="ru-RU"/>
    </w:rPr>
  </w:style>
  <w:style w:type="paragraph" w:customStyle="1" w:styleId="afffffd">
    <w:name w:val="_Текст таблицы"/>
    <w:basedOn w:val="ad"/>
    <w:pPr>
      <w:widowControl/>
      <w:spacing w:line="240" w:lineRule="auto"/>
    </w:pPr>
    <w:rPr>
      <w:szCs w:val="20"/>
    </w:rPr>
  </w:style>
  <w:style w:type="character" w:customStyle="1" w:styleId="afffffe">
    <w:name w:val="_Текст_курсив"/>
    <w:qFormat/>
    <w:rPr>
      <w:i/>
    </w:rPr>
  </w:style>
  <w:style w:type="character" w:customStyle="1" w:styleId="affffff">
    <w:name w:val="_Текст_подчеркнутый"/>
    <w:qFormat/>
    <w:rPr>
      <w:u w:val="single"/>
    </w:rPr>
  </w:style>
  <w:style w:type="character" w:customStyle="1" w:styleId="affffff0">
    <w:name w:val="_Текст_полужирный"/>
    <w:qFormat/>
    <w:rPr>
      <w:b/>
    </w:rPr>
  </w:style>
  <w:style w:type="character" w:customStyle="1" w:styleId="affffff1">
    <w:name w:val="_Текст_скрытый"/>
    <w:qFormat/>
    <w:rPr>
      <w:vanish/>
    </w:rPr>
  </w:style>
  <w:style w:type="paragraph" w:customStyle="1" w:styleId="affffff2">
    <w:name w:val="_Титул наименование организации"/>
    <w:basedOn w:val="ad"/>
    <w:link w:val="affffff3"/>
    <w:pPr>
      <w:jc w:val="center"/>
    </w:pPr>
    <w:rPr>
      <w:sz w:val="28"/>
      <w:szCs w:val="26"/>
    </w:rPr>
  </w:style>
  <w:style w:type="character" w:customStyle="1" w:styleId="affffff3">
    <w:name w:val="_Титул наименование организации Знак"/>
    <w:link w:val="affffff2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customStyle="1" w:styleId="affffff4">
    <w:name w:val="_Титул_другое"/>
    <w:basedOn w:val="ad"/>
    <w:pPr>
      <w:jc w:val="left"/>
    </w:pPr>
    <w:rPr>
      <w:sz w:val="28"/>
      <w:szCs w:val="28"/>
    </w:rPr>
  </w:style>
  <w:style w:type="paragraph" w:customStyle="1" w:styleId="affffff5">
    <w:name w:val="_Титул_Код документа"/>
    <w:basedOn w:val="ad"/>
    <w:pPr>
      <w:widowControl/>
      <w:spacing w:before="240" w:after="240"/>
      <w:jc w:val="center"/>
    </w:pPr>
    <w:rPr>
      <w:rFonts w:ascii="Times New Roman Полужирный" w:hAnsi="Times New Roman Полужирный" w:cs="Arial"/>
      <w:b/>
      <w:caps/>
      <w:sz w:val="28"/>
      <w:szCs w:val="28"/>
      <w:lang w:eastAsia="en-US"/>
    </w:rPr>
  </w:style>
  <w:style w:type="paragraph" w:customStyle="1" w:styleId="affffff6">
    <w:name w:val="_Титул_Название системы полное"/>
    <w:basedOn w:val="ad"/>
    <w:next w:val="ad"/>
    <w:pPr>
      <w:widowControl/>
      <w:spacing w:before="240" w:after="240"/>
      <w:jc w:val="center"/>
    </w:pPr>
    <w:rPr>
      <w:rFonts w:cs="Arial"/>
      <w:b/>
      <w:bCs/>
      <w:sz w:val="32"/>
      <w:szCs w:val="32"/>
      <w:lang w:eastAsia="en-US"/>
    </w:rPr>
  </w:style>
  <w:style w:type="paragraph" w:customStyle="1" w:styleId="affffff7">
    <w:name w:val="_Титул_Количество страниц"/>
    <w:basedOn w:val="affffff6"/>
    <w:link w:val="affffff8"/>
    <w:rPr>
      <w:b w:val="0"/>
      <w:sz w:val="28"/>
      <w:szCs w:val="28"/>
    </w:rPr>
  </w:style>
  <w:style w:type="character" w:customStyle="1" w:styleId="affffff8">
    <w:name w:val="_Титул_Количество страниц Знак"/>
    <w:link w:val="affffff7"/>
    <w:rPr>
      <w:rFonts w:ascii="Times New Roman" w:eastAsia="Times New Roman" w:hAnsi="Times New Roman" w:cs="Arial"/>
      <w:bCs/>
      <w:sz w:val="28"/>
      <w:szCs w:val="28"/>
    </w:rPr>
  </w:style>
  <w:style w:type="paragraph" w:customStyle="1" w:styleId="affffff9">
    <w:name w:val="_Титул_Москва год"/>
    <w:basedOn w:val="ad"/>
    <w:link w:val="affffffa"/>
    <w:pPr>
      <w:spacing w:before="120"/>
      <w:jc w:val="center"/>
    </w:pPr>
    <w:rPr>
      <w:sz w:val="28"/>
      <w:szCs w:val="28"/>
    </w:rPr>
  </w:style>
  <w:style w:type="character" w:customStyle="1" w:styleId="affffffa">
    <w:name w:val="_Титул_Москва год Знак"/>
    <w:link w:val="affffff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ffb">
    <w:name w:val="_Титул_Название документа"/>
    <w:basedOn w:val="affffff6"/>
    <w:link w:val="affffffc"/>
    <w:rPr>
      <w:b w:val="0"/>
      <w:caps/>
      <w:sz w:val="28"/>
      <w:szCs w:val="28"/>
    </w:rPr>
  </w:style>
  <w:style w:type="character" w:customStyle="1" w:styleId="affffffc">
    <w:name w:val="_Титул_Название документа Знак"/>
    <w:link w:val="affffffb"/>
    <w:rPr>
      <w:rFonts w:ascii="Times New Roman" w:eastAsia="Times New Roman" w:hAnsi="Times New Roman" w:cs="Arial"/>
      <w:bCs/>
      <w:caps/>
      <w:sz w:val="28"/>
      <w:szCs w:val="28"/>
    </w:rPr>
  </w:style>
  <w:style w:type="paragraph" w:customStyle="1" w:styleId="affffffd">
    <w:name w:val="_Титул_Название системы краткое"/>
    <w:basedOn w:val="ad"/>
    <w:next w:val="affffff4"/>
    <w:pPr>
      <w:widowControl/>
      <w:spacing w:before="240" w:after="240"/>
      <w:jc w:val="center"/>
    </w:pPr>
    <w:rPr>
      <w:rFonts w:cs="Arial"/>
      <w:b/>
      <w:sz w:val="28"/>
      <w:szCs w:val="28"/>
      <w:lang w:eastAsia="en-US"/>
    </w:rPr>
  </w:style>
  <w:style w:type="paragraph" w:customStyle="1" w:styleId="affffffe">
    <w:name w:val="_Титул_Название системы"/>
    <w:basedOn w:val="affffffd"/>
    <w:link w:val="afffffff"/>
    <w:rPr>
      <w:rFonts w:ascii="Times New Roman Полужирный" w:hAnsi="Times New Roman Полужирный"/>
      <w:caps/>
    </w:rPr>
  </w:style>
  <w:style w:type="character" w:customStyle="1" w:styleId="afffffff">
    <w:name w:val="_Титул_Название системы Знак"/>
    <w:link w:val="affffffe"/>
    <w:rPr>
      <w:rFonts w:ascii="Times New Roman Полужирный" w:eastAsia="Times New Roman" w:hAnsi="Times New Roman Полужирный" w:cs="Arial"/>
      <w:b/>
      <w:caps/>
      <w:sz w:val="28"/>
      <w:szCs w:val="28"/>
    </w:rPr>
  </w:style>
  <w:style w:type="table" w:customStyle="1" w:styleId="afffffff0">
    <w:name w:val="_Титул_Невидимая таблица"/>
    <w:basedOn w:val="af0"/>
    <w:rPr>
      <w:rFonts w:ascii="Times New Roman" w:hAnsi="Times New Roman" w:cs="Times New Roman"/>
    </w:rPr>
    <w:tblPr/>
  </w:style>
  <w:style w:type="paragraph" w:customStyle="1" w:styleId="afffffff1">
    <w:name w:val="_Титул_Объект автоматизации"/>
    <w:basedOn w:val="ad"/>
    <w:link w:val="afffffff2"/>
    <w:pPr>
      <w:widowControl/>
      <w:spacing w:before="240" w:after="240"/>
      <w:jc w:val="center"/>
    </w:pPr>
    <w:rPr>
      <w:rFonts w:ascii="Times New Roman Полужирный" w:hAnsi="Times New Roman Полужирный"/>
      <w:b/>
      <w:caps/>
      <w:sz w:val="28"/>
      <w:szCs w:val="32"/>
    </w:rPr>
  </w:style>
  <w:style w:type="character" w:customStyle="1" w:styleId="afffffff2">
    <w:name w:val="_Название объекта автоматизации Знак"/>
    <w:link w:val="afffffff1"/>
    <w:rPr>
      <w:rFonts w:ascii="Times New Roman Полужирный" w:eastAsia="Times New Roman" w:hAnsi="Times New Roman Полужирный" w:cs="Times New Roman"/>
      <w:b/>
      <w:caps/>
      <w:sz w:val="28"/>
      <w:szCs w:val="32"/>
      <w:lang w:eastAsia="ru-RU"/>
    </w:rPr>
  </w:style>
  <w:style w:type="paragraph" w:customStyle="1" w:styleId="afffffff3">
    <w:name w:val="_Титул_Утвеждаю"/>
    <w:basedOn w:val="ad"/>
    <w:next w:val="ad"/>
    <w:pPr>
      <w:widowControl/>
      <w:spacing w:after="120" w:line="240" w:lineRule="auto"/>
      <w:jc w:val="left"/>
    </w:pPr>
    <w:rPr>
      <w:sz w:val="28"/>
    </w:rPr>
  </w:style>
  <w:style w:type="paragraph" w:customStyle="1" w:styleId="afffffff4">
    <w:name w:val="_Титул_штамп"/>
    <w:basedOn w:val="ad"/>
    <w:pPr>
      <w:widowControl/>
      <w:spacing w:after="120" w:line="240" w:lineRule="auto"/>
      <w:jc w:val="left"/>
    </w:pPr>
    <w:rPr>
      <w:caps/>
      <w:szCs w:val="20"/>
    </w:rPr>
  </w:style>
  <w:style w:type="paragraph" w:customStyle="1" w:styleId="afffffff5">
    <w:name w:val="_Чертеж_подписи в рамке"/>
    <w:link w:val="afffffff6"/>
    <w:pPr>
      <w:jc w:val="center"/>
    </w:pPr>
    <w:rPr>
      <w:rFonts w:ascii="ISOCPEUR" w:hAnsi="ISOCPEUR" w:cs="Times New Roman"/>
      <w:i/>
      <w:sz w:val="18"/>
    </w:rPr>
  </w:style>
  <w:style w:type="character" w:customStyle="1" w:styleId="afffffff6">
    <w:name w:val="_Чертеж_подписи в рамке Знак"/>
    <w:link w:val="afffffff5"/>
    <w:rPr>
      <w:rFonts w:ascii="ISOCPEUR" w:eastAsia="Times New Roman" w:hAnsi="ISOCPEUR" w:cs="Times New Roman"/>
      <w:i/>
      <w:sz w:val="18"/>
      <w:szCs w:val="20"/>
      <w:lang w:eastAsia="ru-RU"/>
    </w:rPr>
  </w:style>
  <w:style w:type="paragraph" w:customStyle="1" w:styleId="afffffff7">
    <w:name w:val="_Чертеж_децимальный номер"/>
    <w:basedOn w:val="afffffff5"/>
    <w:link w:val="afffffff8"/>
    <w:rPr>
      <w:sz w:val="40"/>
      <w:szCs w:val="40"/>
    </w:rPr>
  </w:style>
  <w:style w:type="character" w:customStyle="1" w:styleId="afffffff8">
    <w:name w:val="_Чертеж_децимальный номер Знак"/>
    <w:link w:val="afffffff7"/>
    <w:rPr>
      <w:rFonts w:ascii="ISOCPEUR" w:eastAsia="Times New Roman" w:hAnsi="ISOCPEUR" w:cs="Times New Roman"/>
      <w:i/>
      <w:sz w:val="40"/>
      <w:szCs w:val="40"/>
      <w:lang w:eastAsia="ru-RU"/>
    </w:rPr>
  </w:style>
  <w:style w:type="paragraph" w:customStyle="1" w:styleId="afffffff9">
    <w:name w:val="_Чертеж_лист"/>
    <w:basedOn w:val="afffffff5"/>
  </w:style>
  <w:style w:type="paragraph" w:customStyle="1" w:styleId="afffffffa">
    <w:name w:val="_Чертеж_номер страницы"/>
    <w:basedOn w:val="afffffff5"/>
    <w:qFormat/>
    <w:rPr>
      <w:sz w:val="24"/>
      <w:szCs w:val="24"/>
    </w:rPr>
  </w:style>
  <w:style w:type="paragraph" w:customStyle="1" w:styleId="190">
    <w:name w:val="19_Рамка_Основной"/>
    <w:basedOn w:val="ad"/>
    <w:link w:val="191"/>
    <w:pPr>
      <w:widowControl/>
      <w:jc w:val="center"/>
    </w:pPr>
    <w:rPr>
      <w:rFonts w:ascii="Calibri" w:eastAsia="Calibri" w:hAnsi="Calibri"/>
      <w:sz w:val="18"/>
      <w:szCs w:val="20"/>
    </w:rPr>
  </w:style>
  <w:style w:type="character" w:customStyle="1" w:styleId="191">
    <w:name w:val="19_Рамка_Основной Знак"/>
    <w:link w:val="190"/>
    <w:rPr>
      <w:rFonts w:ascii="Calibri" w:eastAsia="Calibri" w:hAnsi="Calibri" w:cs="Times New Roman"/>
      <w:sz w:val="18"/>
      <w:szCs w:val="20"/>
      <w:lang w:eastAsia="ru-RU"/>
    </w:rPr>
  </w:style>
  <w:style w:type="paragraph" w:customStyle="1" w:styleId="192">
    <w:name w:val="19_Рамка_Подписи"/>
    <w:basedOn w:val="ad"/>
    <w:link w:val="193"/>
    <w:pPr>
      <w:widowControl/>
      <w:spacing w:line="240" w:lineRule="auto"/>
      <w:jc w:val="center"/>
    </w:pPr>
    <w:rPr>
      <w:rFonts w:ascii="Calibri" w:eastAsia="Calibri" w:hAnsi="Calibri"/>
      <w:i/>
      <w:sz w:val="18"/>
      <w:szCs w:val="18"/>
    </w:rPr>
  </w:style>
  <w:style w:type="character" w:customStyle="1" w:styleId="193">
    <w:name w:val="19_Рамка_Подписи Знак"/>
    <w:link w:val="192"/>
    <w:rPr>
      <w:rFonts w:ascii="Calibri" w:eastAsia="Calibri" w:hAnsi="Calibri" w:cs="Times New Roman"/>
      <w:i/>
      <w:sz w:val="18"/>
      <w:szCs w:val="18"/>
      <w:lang w:eastAsia="ru-RU"/>
    </w:rPr>
  </w:style>
  <w:style w:type="paragraph" w:customStyle="1" w:styleId="phcomment">
    <w:name w:val="ph_comment"/>
    <w:basedOn w:val="ad"/>
    <w:pPr>
      <w:widowControl/>
      <w:ind w:firstLine="720"/>
    </w:pPr>
    <w:rPr>
      <w:color w:val="0000FF"/>
      <w:sz w:val="28"/>
      <w:szCs w:val="20"/>
    </w:rPr>
  </w:style>
  <w:style w:type="character" w:customStyle="1" w:styleId="aff9">
    <w:name w:val="Верхний колонтитул Знак"/>
    <w:link w:val="af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 1 Приложение"/>
    <w:basedOn w:val="10"/>
    <w:next w:val="affff7"/>
    <w:pPr>
      <w:numPr>
        <w:numId w:val="17"/>
      </w:numPr>
      <w:jc w:val="right"/>
    </w:pPr>
    <w:rPr>
      <w:rFonts w:ascii="Times New Roman Полужирный" w:hAnsi="Times New Roman Полужирный"/>
    </w:rPr>
  </w:style>
  <w:style w:type="paragraph" w:customStyle="1" w:styleId="2f0">
    <w:name w:val="Заголовок 2 Приложение"/>
    <w:basedOn w:val="22"/>
    <w:next w:val="ae"/>
    <w:pPr>
      <w:numPr>
        <w:ilvl w:val="0"/>
        <w:numId w:val="0"/>
      </w:numPr>
      <w:ind w:left="8506"/>
    </w:pPr>
    <w:rPr>
      <w:rFonts w:cs="Times New Roman"/>
      <w:iCs w:val="0"/>
      <w:spacing w:val="-2"/>
      <w:szCs w:val="24"/>
    </w:rPr>
  </w:style>
  <w:style w:type="paragraph" w:customStyle="1" w:styleId="3a">
    <w:name w:val="Заголовок 3 Приложение"/>
    <w:basedOn w:val="31"/>
    <w:next w:val="ae"/>
    <w:qFormat/>
    <w:pPr>
      <w:numPr>
        <w:ilvl w:val="0"/>
        <w:numId w:val="0"/>
      </w:numPr>
      <w:ind w:left="8506"/>
    </w:pPr>
    <w:rPr>
      <w:rFonts w:cs="Times New Roman"/>
    </w:rPr>
  </w:style>
  <w:style w:type="paragraph" w:customStyle="1" w:styleId="44">
    <w:name w:val="Заголовок 4 Приложение"/>
    <w:basedOn w:val="4"/>
    <w:next w:val="ae"/>
    <w:qFormat/>
    <w:pPr>
      <w:numPr>
        <w:ilvl w:val="0"/>
        <w:numId w:val="0"/>
      </w:numPr>
      <w:ind w:left="8506"/>
    </w:pPr>
    <w:rPr>
      <w:rFonts w:cs="Times New Roman"/>
    </w:rPr>
  </w:style>
  <w:style w:type="paragraph" w:customStyle="1" w:styleId="52">
    <w:name w:val="Заголовок 5 Приложение"/>
    <w:basedOn w:val="44"/>
    <w:next w:val="ae"/>
    <w:qFormat/>
    <w:pPr>
      <w:ind w:left="0" w:firstLine="709"/>
    </w:pPr>
  </w:style>
  <w:style w:type="paragraph" w:customStyle="1" w:styleId="1e">
    <w:name w:val="Заголовок оглавления1"/>
    <w:basedOn w:val="10"/>
    <w:next w:val="ad"/>
    <w:uiPriority w:val="39"/>
    <w:unhideWhenUsed/>
    <w:qFormat/>
    <w:pPr>
      <w:numPr>
        <w:numId w:val="0"/>
      </w:numPr>
      <w:spacing w:line="276" w:lineRule="auto"/>
      <w:outlineLvl w:val="9"/>
    </w:pPr>
  </w:style>
  <w:style w:type="character" w:customStyle="1" w:styleId="affe">
    <w:name w:val="Маркированный список Знак"/>
    <w:link w:val="aff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2">
    <w:name w:val="Нижний колонтитул Знак"/>
    <w:link w:val="aff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ffffffb">
    <w:name w:val="Чертежный"/>
    <w:pPr>
      <w:jc w:val="both"/>
    </w:pPr>
    <w:rPr>
      <w:rFonts w:ascii="ISOCPEUR" w:hAnsi="ISOCPEUR" w:cs="Times New Roman"/>
      <w:i/>
      <w:sz w:val="28"/>
      <w:lang w:val="uk-UA"/>
    </w:rPr>
  </w:style>
  <w:style w:type="paragraph" w:customStyle="1" w:styleId="afffffffc">
    <w:name w:val="Штамп"/>
    <w:basedOn w:val="ad"/>
    <w:pPr>
      <w:widowControl/>
      <w:spacing w:line="240" w:lineRule="auto"/>
      <w:jc w:val="center"/>
    </w:pPr>
    <w:rPr>
      <w:rFonts w:ascii="GOST type A" w:hAnsi="GOST type A"/>
      <w:i/>
      <w:sz w:val="18"/>
      <w:szCs w:val="20"/>
    </w:rPr>
  </w:style>
  <w:style w:type="paragraph" w:customStyle="1" w:styleId="Head1">
    <w:name w:val="Head1"/>
    <w:next w:val="ad"/>
    <w:link w:val="Head10"/>
    <w:uiPriority w:val="99"/>
    <w:qFormat/>
    <w:pPr>
      <w:keepNext/>
      <w:numPr>
        <w:numId w:val="18"/>
      </w:numPr>
      <w:spacing w:before="480" w:after="120"/>
      <w:jc w:val="both"/>
      <w:outlineLvl w:val="0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Head10">
    <w:name w:val="Head1 Знак Знак"/>
    <w:link w:val="Head1"/>
    <w:uiPriority w:val="99"/>
    <w:rPr>
      <w:rFonts w:ascii="Times New Roman" w:hAnsi="Times New Roman" w:cs="Times New Roman"/>
      <w:b/>
      <w:bCs/>
      <w:sz w:val="32"/>
      <w:szCs w:val="32"/>
    </w:rPr>
  </w:style>
  <w:style w:type="paragraph" w:customStyle="1" w:styleId="Head2">
    <w:name w:val="Head2"/>
    <w:next w:val="ad"/>
    <w:link w:val="Head20"/>
    <w:qFormat/>
    <w:pPr>
      <w:keepNext/>
      <w:numPr>
        <w:ilvl w:val="1"/>
        <w:numId w:val="18"/>
      </w:numPr>
      <w:spacing w:before="120" w:after="120"/>
      <w:jc w:val="both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Head20">
    <w:name w:val="Head2 Знак Знак"/>
    <w:link w:val="Head2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Head3">
    <w:name w:val="Head3"/>
    <w:next w:val="ad"/>
    <w:link w:val="Head30"/>
    <w:uiPriority w:val="99"/>
    <w:qFormat/>
    <w:pPr>
      <w:keepNext/>
      <w:keepLines/>
      <w:numPr>
        <w:ilvl w:val="2"/>
        <w:numId w:val="18"/>
      </w:numPr>
      <w:spacing w:before="120" w:after="120"/>
      <w:jc w:val="both"/>
      <w:outlineLvl w:val="2"/>
    </w:pPr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Head30">
    <w:name w:val="Head3 Знак"/>
    <w:link w:val="Head3"/>
    <w:uiPriority w:val="99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Head4">
    <w:name w:val="Head4"/>
    <w:next w:val="ad"/>
    <w:uiPriority w:val="99"/>
    <w:qFormat/>
    <w:pPr>
      <w:keepNext/>
      <w:numPr>
        <w:ilvl w:val="3"/>
        <w:numId w:val="18"/>
      </w:numPr>
      <w:spacing w:before="120" w:after="120"/>
      <w:jc w:val="both"/>
      <w:outlineLvl w:val="3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Head5">
    <w:name w:val="Head5"/>
    <w:next w:val="ad"/>
    <w:qFormat/>
    <w:pPr>
      <w:keepNext/>
      <w:numPr>
        <w:ilvl w:val="4"/>
        <w:numId w:val="18"/>
      </w:numPr>
      <w:spacing w:before="120" w:after="120"/>
      <w:jc w:val="both"/>
      <w:outlineLvl w:val="4"/>
    </w:pPr>
    <w:rPr>
      <w:rFonts w:ascii="Times New Roman" w:hAnsi="Times New Roman" w:cs="Times New Roman"/>
      <w:b/>
      <w:iCs/>
      <w:sz w:val="24"/>
      <w:szCs w:val="24"/>
    </w:rPr>
  </w:style>
  <w:style w:type="paragraph" w:customStyle="1" w:styleId="TableInscription">
    <w:name w:val="TableInscription"/>
    <w:next w:val="ad"/>
    <w:qFormat/>
    <w:pPr>
      <w:keepNext/>
      <w:numPr>
        <w:ilvl w:val="8"/>
        <w:numId w:val="18"/>
      </w:numPr>
      <w:spacing w:before="240" w:after="120"/>
    </w:pPr>
    <w:rPr>
      <w:rFonts w:ascii="Times New Roman" w:hAnsi="Times New Roman" w:cs="Times New Roman"/>
      <w:sz w:val="24"/>
    </w:rPr>
  </w:style>
  <w:style w:type="paragraph" w:customStyle="1" w:styleId="Head6">
    <w:name w:val="Head6"/>
    <w:next w:val="ad"/>
    <w:qFormat/>
    <w:pPr>
      <w:numPr>
        <w:ilvl w:val="6"/>
        <w:numId w:val="18"/>
      </w:numPr>
    </w:pPr>
    <w:rPr>
      <w:rFonts w:ascii="Times New Roman" w:hAnsi="Times New Roman" w:cs="Times New Roman"/>
      <w:b/>
      <w:i/>
      <w:sz w:val="22"/>
      <w:szCs w:val="24"/>
    </w:rPr>
  </w:style>
  <w:style w:type="paragraph" w:customStyle="1" w:styleId="afffffffd">
    <w:name w:val="текст"/>
    <w:basedOn w:val="affa"/>
    <w:link w:val="Char"/>
    <w:pPr>
      <w:widowControl/>
      <w:spacing w:after="0"/>
      <w:ind w:firstLine="720"/>
    </w:pPr>
    <w:rPr>
      <w:szCs w:val="20"/>
    </w:rPr>
  </w:style>
  <w:style w:type="character" w:customStyle="1" w:styleId="affb">
    <w:name w:val="Основной текст Знак"/>
    <w:basedOn w:val="af"/>
    <w:link w:val="affa"/>
    <w:uiPriority w:val="99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">
    <w:name w:val="текст Char"/>
    <w:link w:val="afffffffd"/>
    <w:rPr>
      <w:rFonts w:ascii="Times New Roman" w:hAnsi="Times New Roman" w:cs="Times New Roman"/>
      <w:sz w:val="24"/>
      <w:szCs w:val="20"/>
      <w:lang w:eastAsia="ru-RU"/>
    </w:rPr>
  </w:style>
  <w:style w:type="character" w:customStyle="1" w:styleId="aff1">
    <w:name w:val="Текст примечания Знак"/>
    <w:basedOn w:val="af"/>
    <w:link w:val="aff0"/>
    <w:uiPriority w:val="99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">
    <w:name w:val="Название объекта Знак"/>
    <w:link w:val="afe"/>
    <w:uiPriority w:val="35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fffffffe">
    <w:name w:val="List Paragraph"/>
    <w:aliases w:val="Абзац списка литеральный,it_List1,Bullet List,FooterText,numbered,Paragraphe de liste1,lp1,Bullet 1,Use Case List Paragraph,Абзац основного текста,Bullet Number,Индексы,Num Bullet 1,Таблицы,Подпись рисунка,Маркированный список_уровень1,UL,1"/>
    <w:basedOn w:val="ad"/>
    <w:link w:val="affffffff"/>
    <w:uiPriority w:val="34"/>
    <w:qFormat/>
    <w:pPr>
      <w:widowControl/>
      <w:spacing w:after="60" w:line="240" w:lineRule="auto"/>
      <w:ind w:left="708"/>
    </w:pPr>
  </w:style>
  <w:style w:type="character" w:customStyle="1" w:styleId="affffffff">
    <w:name w:val="Абзац списка Знак"/>
    <w:aliases w:val="Абзац списка литеральный Знак,it_List1 Знак,Bullet List Знак,FooterText Знак,numbered Знак,Paragraphe de liste1 Знак,lp1 Знак,Bullet 1 Знак,Use Case List Paragraph Знак,Абзац основного текста Знак,Bullet Number Знак,Индексы Знак,1 Знак"/>
    <w:link w:val="afffffffe"/>
    <w:uiPriority w:val="34"/>
    <w:qFormat/>
    <w:rPr>
      <w:rFonts w:ascii="Times New Roman" w:hAnsi="Times New Roman" w:cs="Times New Roman"/>
      <w:sz w:val="24"/>
      <w:szCs w:val="24"/>
    </w:rPr>
  </w:style>
  <w:style w:type="character" w:customStyle="1" w:styleId="afb">
    <w:name w:val="Текст выноски Знак"/>
    <w:basedOn w:val="af"/>
    <w:link w:val="afa"/>
    <w:semiHidden/>
    <w:rPr>
      <w:rFonts w:ascii="Segoe UI" w:hAnsi="Segoe UI" w:cs="Segoe UI"/>
      <w:sz w:val="18"/>
      <w:szCs w:val="18"/>
      <w:lang w:eastAsia="ru-RU"/>
    </w:rPr>
  </w:style>
  <w:style w:type="paragraph" w:customStyle="1" w:styleId="ItemizedList1">
    <w:name w:val="ItemizedList1"/>
    <w:basedOn w:val="ad"/>
    <w:link w:val="ItemizedList10"/>
    <w:qFormat/>
    <w:pPr>
      <w:widowControl/>
      <w:numPr>
        <w:numId w:val="19"/>
      </w:numPr>
      <w:spacing w:before="120" w:after="120" w:line="240" w:lineRule="auto"/>
    </w:pPr>
    <w:rPr>
      <w:rFonts w:eastAsia="Calibri"/>
    </w:rPr>
  </w:style>
  <w:style w:type="character" w:customStyle="1" w:styleId="ItemizedList10">
    <w:name w:val="ItemizedList1 Знак"/>
    <w:link w:val="ItemizedList1"/>
    <w:qFormat/>
    <w:rPr>
      <w:rFonts w:ascii="Times New Roman" w:eastAsia="Calibri" w:hAnsi="Times New Roman" w:cs="Times New Roman"/>
      <w:sz w:val="24"/>
      <w:szCs w:val="24"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1f">
    <w:name w:val="Рецензия1"/>
    <w:hidden/>
    <w:uiPriority w:val="99"/>
    <w:semiHidden/>
    <w:rPr>
      <w:rFonts w:ascii="Times New Roman" w:hAnsi="Times New Roman" w:cs="Times New Roman"/>
      <w:sz w:val="24"/>
      <w:szCs w:val="24"/>
    </w:rPr>
  </w:style>
  <w:style w:type="paragraph" w:customStyle="1" w:styleId="a0">
    <w:name w:val="Макрированный список"/>
    <w:basedOn w:val="ad"/>
    <w:pPr>
      <w:widowControl/>
      <w:numPr>
        <w:numId w:val="20"/>
      </w:numPr>
      <w:spacing w:before="80" w:after="80" w:line="240" w:lineRule="auto"/>
    </w:pPr>
    <w:rPr>
      <w:szCs w:val="20"/>
    </w:rPr>
  </w:style>
  <w:style w:type="paragraph" w:customStyle="1" w:styleId="TitulSGeneral14">
    <w:name w:val="Titul_Стиль _S_General + 14 пт"/>
    <w:basedOn w:val="ad"/>
    <w:uiPriority w:val="99"/>
    <w:pPr>
      <w:widowControl/>
      <w:spacing w:before="120" w:after="160"/>
      <w:ind w:firstLine="709"/>
    </w:pPr>
    <w:rPr>
      <w:rFonts w:eastAsia="Calibri"/>
      <w:sz w:val="28"/>
      <w:lang w:val="en-US"/>
    </w:rPr>
  </w:style>
  <w:style w:type="paragraph" w:customStyle="1" w:styleId="SGeneral">
    <w:name w:val="_S_General"/>
    <w:basedOn w:val="ad"/>
    <w:link w:val="SGeneral0"/>
    <w:qFormat/>
    <w:pPr>
      <w:spacing w:after="160"/>
      <w:ind w:firstLine="720"/>
    </w:pPr>
    <w:rPr>
      <w:rFonts w:eastAsia="Calibri"/>
      <w:sz w:val="28"/>
      <w:lang w:eastAsia="en-US"/>
    </w:rPr>
  </w:style>
  <w:style w:type="character" w:customStyle="1" w:styleId="SGeneral0">
    <w:name w:val="_S_General Знак Знак"/>
    <w:link w:val="SGeneral"/>
    <w:rPr>
      <w:rFonts w:ascii="Times New Roman" w:eastAsia="Calibri" w:hAnsi="Times New Roman" w:cs="Times New Roman"/>
      <w:sz w:val="28"/>
      <w:szCs w:val="24"/>
    </w:rPr>
  </w:style>
  <w:style w:type="paragraph" w:customStyle="1" w:styleId="affffffff0">
    <w:name w:val="_осн. с красной строки"/>
    <w:basedOn w:val="ad"/>
    <w:link w:val="affffffff1"/>
    <w:qFormat/>
    <w:pPr>
      <w:keepLines/>
      <w:ind w:firstLine="709"/>
    </w:pPr>
    <w:rPr>
      <w:rFonts w:eastAsia="Calibri"/>
      <w:color w:val="000000"/>
      <w:sz w:val="28"/>
      <w:szCs w:val="28"/>
      <w:shd w:val="clear" w:color="auto" w:fill="FFFFFF"/>
      <w:lang w:eastAsia="ar-SA"/>
    </w:rPr>
  </w:style>
  <w:style w:type="character" w:customStyle="1" w:styleId="affffffff1">
    <w:name w:val="_осн. с красной строки Знак"/>
    <w:link w:val="affffffff0"/>
    <w:rPr>
      <w:rFonts w:ascii="Times New Roman" w:eastAsia="Calibri" w:hAnsi="Times New Roman" w:cs="Times New Roman"/>
      <w:color w:val="000000"/>
      <w:sz w:val="28"/>
      <w:szCs w:val="28"/>
      <w:lang w:eastAsia="ar-SA"/>
    </w:rPr>
  </w:style>
  <w:style w:type="paragraph" w:customStyle="1" w:styleId="2f1">
    <w:name w:val="Маркированный 2"/>
    <w:basedOn w:val="ad"/>
    <w:pPr>
      <w:tabs>
        <w:tab w:val="left" w:pos="2880"/>
      </w:tabs>
      <w:spacing w:before="120"/>
      <w:ind w:left="2880" w:hanging="1440"/>
    </w:pPr>
    <w:rPr>
      <w:rFonts w:eastAsia="Calibri"/>
      <w:color w:val="000000"/>
      <w:szCs w:val="16"/>
      <w:lang w:eastAsia="en-US"/>
    </w:rPr>
  </w:style>
  <w:style w:type="paragraph" w:customStyle="1" w:styleId="PlainText">
    <w:name w:val="PlainText"/>
    <w:link w:val="PlainText0"/>
    <w:qFormat/>
    <w:pPr>
      <w:spacing w:before="120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PlainText0">
    <w:name w:val="PlainText Знак"/>
    <w:link w:val="PlainText"/>
    <w:qFormat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ableTitle">
    <w:name w:val="TableTitle"/>
    <w:basedOn w:val="PlainText"/>
    <w:link w:val="TableTitle0"/>
    <w:pPr>
      <w:keepNext/>
      <w:ind w:firstLine="0"/>
      <w:jc w:val="center"/>
    </w:pPr>
    <w:rPr>
      <w:b/>
      <w:bCs/>
    </w:rPr>
  </w:style>
  <w:style w:type="character" w:customStyle="1" w:styleId="TableTitle0">
    <w:name w:val="TableTitle Знак"/>
    <w:link w:val="TableTitle"/>
    <w:rPr>
      <w:rFonts w:ascii="Times New Roman" w:hAnsi="Times New Roman" w:cs="Times New Roman"/>
      <w:b/>
      <w:bCs/>
      <w:sz w:val="24"/>
      <w:szCs w:val="24"/>
    </w:rPr>
  </w:style>
  <w:style w:type="paragraph" w:customStyle="1" w:styleId="western1">
    <w:name w:val="western1"/>
    <w:basedOn w:val="ad"/>
    <w:pPr>
      <w:widowControl/>
      <w:spacing w:before="100" w:beforeAutospacing="1"/>
    </w:pPr>
    <w:rPr>
      <w:color w:val="000000"/>
    </w:rPr>
  </w:style>
  <w:style w:type="paragraph" w:customStyle="1" w:styleId="2f2">
    <w:name w:val="!Пункт.2"/>
    <w:basedOn w:val="22"/>
    <w:link w:val="2f3"/>
    <w:qFormat/>
    <w:pPr>
      <w:numPr>
        <w:ilvl w:val="0"/>
        <w:numId w:val="0"/>
      </w:numPr>
      <w:spacing w:before="120" w:after="120"/>
      <w:ind w:left="2574" w:hanging="360"/>
      <w:outlineLvl w:val="9"/>
    </w:pPr>
    <w:rPr>
      <w:rFonts w:cs="Times New Roman"/>
      <w:b w:val="0"/>
      <w:bCs w:val="0"/>
      <w:sz w:val="28"/>
    </w:rPr>
  </w:style>
  <w:style w:type="paragraph" w:customStyle="1" w:styleId="aa">
    <w:name w:val="Основной перечень"/>
    <w:basedOn w:val="ad"/>
    <w:qFormat/>
    <w:pPr>
      <w:widowControl/>
      <w:numPr>
        <w:numId w:val="21"/>
      </w:numPr>
    </w:pPr>
    <w:rPr>
      <w:rFonts w:eastAsia="Calibri"/>
      <w:bCs/>
      <w:color w:val="000000"/>
      <w:sz w:val="28"/>
      <w:szCs w:val="28"/>
      <w:lang w:val="en-US" w:eastAsia="ar-SA"/>
    </w:rPr>
  </w:style>
  <w:style w:type="paragraph" w:customStyle="1" w:styleId="2f4">
    <w:name w:val="_Пункт_2"/>
    <w:basedOn w:val="31"/>
    <w:link w:val="2f5"/>
    <w:qFormat/>
    <w:pPr>
      <w:keepNext w:val="0"/>
      <w:keepLines w:val="0"/>
      <w:spacing w:before="0" w:after="0"/>
      <w:ind w:left="0"/>
    </w:pPr>
    <w:rPr>
      <w:bCs/>
      <w:sz w:val="28"/>
    </w:rPr>
  </w:style>
  <w:style w:type="paragraph" w:customStyle="1" w:styleId="3b">
    <w:name w:val="_Пункт_3"/>
    <w:basedOn w:val="4"/>
    <w:qFormat/>
    <w:pPr>
      <w:keepNext w:val="0"/>
      <w:keepLines w:val="0"/>
      <w:spacing w:before="0" w:after="0"/>
    </w:pPr>
    <w:rPr>
      <w:b w:val="0"/>
    </w:rPr>
  </w:style>
  <w:style w:type="paragraph" w:customStyle="1" w:styleId="ab">
    <w:name w:val="Маркированный список с отступом"/>
    <w:basedOn w:val="ad"/>
    <w:pPr>
      <w:widowControl/>
      <w:numPr>
        <w:numId w:val="22"/>
      </w:numPr>
    </w:pPr>
    <w:rPr>
      <w:sz w:val="28"/>
    </w:rPr>
  </w:style>
  <w:style w:type="paragraph" w:customStyle="1" w:styleId="1f0">
    <w:name w:val="_Пункт_1"/>
    <w:basedOn w:val="22"/>
    <w:qFormat/>
    <w:pPr>
      <w:keepNext w:val="0"/>
      <w:keepLines w:val="0"/>
      <w:spacing w:before="0" w:after="0"/>
    </w:pPr>
    <w:rPr>
      <w:b w:val="0"/>
      <w:sz w:val="28"/>
    </w:rPr>
  </w:style>
  <w:style w:type="paragraph" w:customStyle="1" w:styleId="45">
    <w:name w:val="_Пункт_4"/>
    <w:basedOn w:val="5"/>
    <w:qFormat/>
    <w:pPr>
      <w:keepNext w:val="0"/>
      <w:keepLines w:val="0"/>
      <w:spacing w:before="0" w:after="0"/>
    </w:pPr>
    <w:rPr>
      <w:b w:val="0"/>
    </w:rPr>
  </w:style>
  <w:style w:type="paragraph" w:customStyle="1" w:styleId="53">
    <w:name w:val="_Пункт_5"/>
    <w:basedOn w:val="6"/>
    <w:qFormat/>
    <w:pPr>
      <w:keepNext w:val="0"/>
      <w:keepLines w:val="0"/>
      <w:spacing w:before="0" w:after="0"/>
    </w:pPr>
    <w:rPr>
      <w:b w:val="0"/>
    </w:rPr>
  </w:style>
  <w:style w:type="paragraph" w:customStyle="1" w:styleId="62">
    <w:name w:val="_Пункт_6"/>
    <w:basedOn w:val="7"/>
    <w:qFormat/>
    <w:pPr>
      <w:keepNext w:val="0"/>
      <w:keepLines w:val="0"/>
      <w:spacing w:before="0" w:after="0"/>
    </w:pPr>
    <w:rPr>
      <w:b w:val="0"/>
    </w:rPr>
  </w:style>
  <w:style w:type="paragraph" w:customStyle="1" w:styleId="73">
    <w:name w:val="_Пункт_7"/>
    <w:basedOn w:val="80"/>
    <w:qFormat/>
    <w:pPr>
      <w:keepNext w:val="0"/>
      <w:keepLines w:val="0"/>
      <w:spacing w:before="0" w:after="0"/>
    </w:pPr>
    <w:rPr>
      <w:b w:val="0"/>
    </w:rPr>
  </w:style>
  <w:style w:type="paragraph" w:customStyle="1" w:styleId="83">
    <w:name w:val="_Пункт_8"/>
    <w:basedOn w:val="9"/>
    <w:qFormat/>
    <w:pPr>
      <w:keepNext w:val="0"/>
      <w:keepLines w:val="0"/>
      <w:numPr>
        <w:ilvl w:val="0"/>
        <w:numId w:val="0"/>
      </w:numPr>
      <w:spacing w:before="0" w:after="0"/>
      <w:ind w:firstLine="709"/>
    </w:pPr>
    <w:rPr>
      <w:b w:val="0"/>
    </w:rPr>
  </w:style>
  <w:style w:type="table" w:customStyle="1" w:styleId="1f1">
    <w:name w:val="Сетка таблицы1"/>
    <w:rPr>
      <w:rFonts w:ascii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f3">
    <w:name w:val="!Пункт.2 Знак"/>
    <w:link w:val="2f2"/>
    <w:qFormat/>
    <w:rPr>
      <w:rFonts w:ascii="Times New Roman" w:hAnsi="Times New Roman" w:cs="Times New Roman"/>
      <w:iCs/>
      <w:sz w:val="28"/>
      <w:szCs w:val="28"/>
      <w:lang w:eastAsia="ru-RU"/>
    </w:rPr>
  </w:style>
  <w:style w:type="character" w:customStyle="1" w:styleId="46">
    <w:name w:val="!Пункт.4 Знак"/>
    <w:link w:val="47"/>
    <w:qFormat/>
    <w:rPr>
      <w:rFonts w:ascii="Times New Roman" w:hAnsi="Times New Roman" w:cs="Arial"/>
      <w:sz w:val="28"/>
      <w:szCs w:val="26"/>
    </w:rPr>
  </w:style>
  <w:style w:type="paragraph" w:customStyle="1" w:styleId="47">
    <w:name w:val="!Пункт.4"/>
    <w:basedOn w:val="4"/>
    <w:link w:val="46"/>
    <w:qFormat/>
    <w:pPr>
      <w:numPr>
        <w:ilvl w:val="0"/>
        <w:numId w:val="0"/>
      </w:numPr>
      <w:spacing w:before="120" w:after="120"/>
    </w:pPr>
    <w:rPr>
      <w:b w:val="0"/>
      <w:bCs w:val="0"/>
      <w:lang w:eastAsia="en-US"/>
    </w:rPr>
  </w:style>
  <w:style w:type="character" w:customStyle="1" w:styleId="1f2">
    <w:name w:val="!Список.1 Знак"/>
    <w:link w:val="12"/>
    <w:qFormat/>
    <w:rPr>
      <w:rFonts w:ascii="Times New Roman" w:hAnsi="Times New Roman"/>
      <w:iCs/>
      <w:sz w:val="28"/>
      <w:szCs w:val="28"/>
      <w:lang w:eastAsia="en-US" w:bidi="ru-RU"/>
    </w:rPr>
  </w:style>
  <w:style w:type="paragraph" w:customStyle="1" w:styleId="12">
    <w:name w:val="!Список.1"/>
    <w:basedOn w:val="2f2"/>
    <w:link w:val="1f2"/>
    <w:qFormat/>
    <w:pPr>
      <w:keepNext w:val="0"/>
      <w:numPr>
        <w:numId w:val="23"/>
      </w:numPr>
      <w:spacing w:before="0" w:after="0"/>
      <w:ind w:hanging="357"/>
    </w:pPr>
    <w:rPr>
      <w:rFonts w:cstheme="minorBidi"/>
      <w:lang w:eastAsia="en-US" w:bidi="ru-RU"/>
    </w:rPr>
  </w:style>
  <w:style w:type="character" w:customStyle="1" w:styleId="48">
    <w:name w:val="!Заг.4 Знак"/>
    <w:link w:val="49"/>
    <w:qFormat/>
    <w:rPr>
      <w:rFonts w:ascii="Times New Roman" w:hAnsi="Times New Roman" w:cs="Arial"/>
      <w:b/>
      <w:bCs/>
      <w:sz w:val="28"/>
      <w:szCs w:val="28"/>
    </w:rPr>
  </w:style>
  <w:style w:type="paragraph" w:customStyle="1" w:styleId="49">
    <w:name w:val="!Заг.4"/>
    <w:basedOn w:val="4"/>
    <w:link w:val="48"/>
    <w:qFormat/>
    <w:pPr>
      <w:numPr>
        <w:ilvl w:val="0"/>
        <w:numId w:val="0"/>
      </w:numPr>
      <w:spacing w:before="120" w:after="120"/>
    </w:pPr>
    <w:rPr>
      <w:szCs w:val="28"/>
      <w:lang w:eastAsia="en-US"/>
    </w:rPr>
  </w:style>
  <w:style w:type="character" w:customStyle="1" w:styleId="54">
    <w:name w:val="!Пункт.5 Знак"/>
    <w:link w:val="55"/>
    <w:qFormat/>
    <w:rPr>
      <w:rFonts w:ascii="Times New Roman" w:hAnsi="Times New Roman" w:cs="Arial"/>
      <w:sz w:val="28"/>
      <w:szCs w:val="26"/>
    </w:rPr>
  </w:style>
  <w:style w:type="paragraph" w:customStyle="1" w:styleId="55">
    <w:name w:val="!Пункт.5"/>
    <w:basedOn w:val="5"/>
    <w:link w:val="54"/>
    <w:qFormat/>
    <w:pPr>
      <w:keepNext w:val="0"/>
      <w:numPr>
        <w:ilvl w:val="0"/>
        <w:numId w:val="0"/>
      </w:numPr>
      <w:spacing w:before="120" w:after="120"/>
    </w:pPr>
    <w:rPr>
      <w:b w:val="0"/>
      <w:bCs w:val="0"/>
      <w:lang w:eastAsia="en-US"/>
    </w:rPr>
  </w:style>
  <w:style w:type="character" w:customStyle="1" w:styleId="affffffff2">
    <w:name w:val="!Обычный с красной строки Знак"/>
    <w:link w:val="affffffff3"/>
    <w:qFormat/>
    <w:rPr>
      <w:rFonts w:ascii="Times New Roman" w:hAnsi="Times New Roman"/>
      <w:sz w:val="28"/>
      <w:szCs w:val="24"/>
    </w:rPr>
  </w:style>
  <w:style w:type="paragraph" w:customStyle="1" w:styleId="affffffff3">
    <w:name w:val="!Обычный с красной строки"/>
    <w:basedOn w:val="ad"/>
    <w:link w:val="affffffff2"/>
    <w:qFormat/>
    <w:pPr>
      <w:widowControl/>
      <w:ind w:firstLine="851"/>
    </w:pPr>
    <w:rPr>
      <w:rFonts w:cstheme="minorBidi"/>
      <w:sz w:val="28"/>
      <w:lang w:eastAsia="en-US"/>
    </w:rPr>
  </w:style>
  <w:style w:type="paragraph" w:customStyle="1" w:styleId="LO-normal">
    <w:name w:val="LO-normal"/>
    <w:qFormat/>
    <w:pPr>
      <w:widowControl w:val="0"/>
      <w:spacing w:line="360" w:lineRule="auto"/>
      <w:jc w:val="both"/>
    </w:pPr>
    <w:rPr>
      <w:rFonts w:ascii="Times New Roman" w:eastAsia="NSimSun" w:hAnsi="Times New Roman" w:cs="Mangal"/>
      <w:sz w:val="24"/>
      <w:szCs w:val="24"/>
      <w:lang w:eastAsia="zh-CN" w:bidi="hi-IN"/>
    </w:rPr>
  </w:style>
  <w:style w:type="character" w:customStyle="1" w:styleId="header3b">
    <w:name w:val="header3b"/>
  </w:style>
  <w:style w:type="character" w:customStyle="1" w:styleId="header3a">
    <w:name w:val="header3a"/>
  </w:style>
  <w:style w:type="character" w:customStyle="1" w:styleId="newp">
    <w:name w:val="newp"/>
  </w:style>
  <w:style w:type="paragraph" w:customStyle="1" w:styleId="affffffff4">
    <w:name w:val="Табл"/>
    <w:basedOn w:val="ad"/>
    <w:pPr>
      <w:widowControl/>
      <w:spacing w:line="240" w:lineRule="auto"/>
      <w:jc w:val="left"/>
    </w:pPr>
    <w:rPr>
      <w:szCs w:val="20"/>
    </w:rPr>
  </w:style>
  <w:style w:type="paragraph" w:customStyle="1" w:styleId="phtitlepagesystemfull">
    <w:name w:val="ph_titlepage_system_full"/>
    <w:basedOn w:val="ad"/>
    <w:next w:val="ad"/>
    <w:pPr>
      <w:widowControl/>
      <w:spacing w:after="120"/>
      <w:jc w:val="center"/>
    </w:pPr>
    <w:rPr>
      <w:rFonts w:ascii="Arial" w:hAnsi="Arial" w:cs="Arial"/>
      <w:b/>
      <w:bCs/>
      <w:sz w:val="32"/>
      <w:szCs w:val="32"/>
      <w:lang w:eastAsia="en-US"/>
    </w:rPr>
  </w:style>
  <w:style w:type="character" w:customStyle="1" w:styleId="apple-style-span">
    <w:name w:val="apple-style-span"/>
  </w:style>
  <w:style w:type="character" w:customStyle="1" w:styleId="2f5">
    <w:name w:val="_Пункт_2 Знак"/>
    <w:link w:val="2f4"/>
    <w:rPr>
      <w:rFonts w:ascii="Times New Roman" w:hAnsi="Times New Roman" w:cs="Arial"/>
      <w:bCs/>
      <w:sz w:val="28"/>
      <w:szCs w:val="26"/>
    </w:rPr>
  </w:style>
  <w:style w:type="paragraph" w:customStyle="1" w:styleId="2f6">
    <w:name w:val="!Заг.2"/>
    <w:basedOn w:val="2f2"/>
    <w:link w:val="2f7"/>
    <w:qFormat/>
    <w:pPr>
      <w:tabs>
        <w:tab w:val="left" w:pos="1701"/>
      </w:tabs>
      <w:ind w:left="1701" w:hanging="567"/>
      <w:outlineLvl w:val="1"/>
    </w:pPr>
    <w:rPr>
      <w:b/>
      <w:bCs/>
    </w:rPr>
  </w:style>
  <w:style w:type="character" w:customStyle="1" w:styleId="2f7">
    <w:name w:val="!Заг.2 Знак"/>
    <w:basedOn w:val="2f3"/>
    <w:link w:val="2f6"/>
    <w:rPr>
      <w:rFonts w:ascii="Times New Roman" w:hAnsi="Times New Roman" w:cs="Times New Roman"/>
      <w:b/>
      <w:bCs/>
      <w:iCs/>
      <w:sz w:val="28"/>
      <w:szCs w:val="28"/>
      <w:lang w:eastAsia="ru-RU"/>
    </w:rPr>
  </w:style>
  <w:style w:type="paragraph" w:customStyle="1" w:styleId="2f8">
    <w:name w:val="!Список.2"/>
    <w:basedOn w:val="12"/>
    <w:qFormat/>
    <w:pPr>
      <w:numPr>
        <w:numId w:val="0"/>
      </w:numPr>
      <w:ind w:left="2149" w:hanging="360"/>
    </w:pPr>
  </w:style>
  <w:style w:type="paragraph" w:customStyle="1" w:styleId="affffffff5">
    <w:name w:val="!Таб.Текст"/>
    <w:basedOn w:val="ad"/>
    <w:link w:val="affffffff6"/>
    <w:qFormat/>
    <w:pPr>
      <w:widowControl/>
      <w:spacing w:line="240" w:lineRule="auto"/>
      <w:ind w:left="113"/>
      <w:jc w:val="left"/>
    </w:pPr>
    <w:rPr>
      <w:rFonts w:eastAsiaTheme="minorHAnsi"/>
      <w:color w:val="000000"/>
      <w:lang w:eastAsia="en-US"/>
    </w:rPr>
  </w:style>
  <w:style w:type="character" w:customStyle="1" w:styleId="affffffff6">
    <w:name w:val="!Таб.Текст Знак"/>
    <w:basedOn w:val="af"/>
    <w:link w:val="affffffff5"/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a1">
    <w:name w:val="Номер приложения"/>
    <w:basedOn w:val="ad"/>
    <w:next w:val="ad"/>
    <w:pPr>
      <w:keepNext/>
      <w:pageBreakBefore/>
      <w:widowControl/>
      <w:numPr>
        <w:numId w:val="24"/>
      </w:numPr>
      <w:spacing w:before="240"/>
      <w:jc w:val="right"/>
      <w:outlineLvl w:val="0"/>
    </w:pPr>
    <w:rPr>
      <w:b/>
      <w:caps/>
      <w:sz w:val="32"/>
      <w:szCs w:val="20"/>
    </w:rPr>
  </w:style>
  <w:style w:type="paragraph" w:customStyle="1" w:styleId="a2">
    <w:name w:val="Приложение раздел"/>
    <w:basedOn w:val="a1"/>
    <w:next w:val="a4"/>
    <w:pPr>
      <w:pageBreakBefore w:val="0"/>
      <w:numPr>
        <w:ilvl w:val="1"/>
      </w:numPr>
      <w:spacing w:after="240"/>
      <w:jc w:val="left"/>
    </w:pPr>
    <w:rPr>
      <w:rFonts w:ascii="Times New Roman Полужирный" w:hAnsi="Times New Roman Полужирный"/>
      <w:b w:val="0"/>
      <w:sz w:val="28"/>
    </w:rPr>
  </w:style>
  <w:style w:type="paragraph" w:customStyle="1" w:styleId="a4">
    <w:name w:val="Текст пункт Разд.Прил."/>
    <w:basedOn w:val="ad"/>
    <w:pPr>
      <w:keepNext/>
      <w:widowControl/>
      <w:numPr>
        <w:ilvl w:val="3"/>
        <w:numId w:val="24"/>
      </w:numPr>
      <w:spacing w:before="60" w:after="60"/>
      <w:outlineLvl w:val="0"/>
    </w:pPr>
    <w:rPr>
      <w:rFonts w:ascii="Times New Roman Полужирный" w:hAnsi="Times New Roman Полужирный"/>
      <w:b/>
      <w:szCs w:val="20"/>
    </w:rPr>
  </w:style>
  <w:style w:type="paragraph" w:customStyle="1" w:styleId="a3">
    <w:name w:val="Прил.подраздел"/>
    <w:basedOn w:val="ad"/>
    <w:next w:val="a5"/>
    <w:pPr>
      <w:widowControl/>
      <w:numPr>
        <w:ilvl w:val="2"/>
        <w:numId w:val="24"/>
      </w:numPr>
      <w:spacing w:before="60" w:after="60"/>
      <w:jc w:val="left"/>
    </w:pPr>
    <w:rPr>
      <w:b/>
      <w:sz w:val="28"/>
      <w:szCs w:val="20"/>
    </w:rPr>
  </w:style>
  <w:style w:type="paragraph" w:customStyle="1" w:styleId="a5">
    <w:name w:val="Пункт Подразд.Прил."/>
    <w:basedOn w:val="ad"/>
    <w:link w:val="affffffff7"/>
    <w:pPr>
      <w:widowControl/>
      <w:numPr>
        <w:ilvl w:val="4"/>
        <w:numId w:val="24"/>
      </w:numPr>
      <w:spacing w:before="60" w:after="60"/>
    </w:pPr>
    <w:rPr>
      <w:sz w:val="28"/>
      <w:szCs w:val="20"/>
    </w:rPr>
  </w:style>
  <w:style w:type="paragraph" w:customStyle="1" w:styleId="a6">
    <w:name w:val="Прил.перечис.букв."/>
    <w:basedOn w:val="7"/>
    <w:qFormat/>
    <w:pPr>
      <w:keepNext w:val="0"/>
      <w:keepLines w:val="0"/>
      <w:numPr>
        <w:ilvl w:val="5"/>
        <w:numId w:val="24"/>
      </w:numPr>
      <w:spacing w:before="60" w:after="60"/>
    </w:pPr>
    <w:rPr>
      <w:b w:val="0"/>
      <w:szCs w:val="24"/>
    </w:rPr>
  </w:style>
  <w:style w:type="paragraph" w:customStyle="1" w:styleId="a7">
    <w:name w:val="Прил.перечисл.цифр"/>
    <w:basedOn w:val="80"/>
    <w:qFormat/>
    <w:pPr>
      <w:keepNext w:val="0"/>
      <w:keepLines w:val="0"/>
      <w:numPr>
        <w:ilvl w:val="6"/>
        <w:numId w:val="24"/>
      </w:numPr>
      <w:spacing w:before="60" w:after="0"/>
      <w:jc w:val="left"/>
    </w:pPr>
    <w:rPr>
      <w:b w:val="0"/>
    </w:rPr>
  </w:style>
  <w:style w:type="paragraph" w:customStyle="1" w:styleId="a8">
    <w:name w:val="Прил.перечис.деф."/>
    <w:basedOn w:val="9"/>
    <w:qFormat/>
    <w:pPr>
      <w:keepNext w:val="0"/>
      <w:keepLines w:val="0"/>
      <w:numPr>
        <w:ilvl w:val="7"/>
        <w:numId w:val="24"/>
      </w:numPr>
      <w:spacing w:before="60" w:after="60"/>
      <w:jc w:val="left"/>
    </w:pPr>
    <w:rPr>
      <w:b w:val="0"/>
    </w:rPr>
  </w:style>
  <w:style w:type="character" w:customStyle="1" w:styleId="aff7">
    <w:name w:val="Текст сноски Знак"/>
    <w:basedOn w:val="af"/>
    <w:link w:val="aff6"/>
    <w:rPr>
      <w:rFonts w:ascii="Times New Roman" w:eastAsia="Calibri" w:hAnsi="Times New Roman" w:cs="Times New Roman"/>
      <w:color w:val="000000"/>
      <w:sz w:val="20"/>
      <w:szCs w:val="20"/>
      <w:lang w:eastAsia="ar-SA"/>
    </w:rPr>
  </w:style>
  <w:style w:type="character" w:customStyle="1" w:styleId="1f3">
    <w:name w:val="Неразрешенное упоминание1"/>
    <w:basedOn w:val="af"/>
    <w:uiPriority w:val="99"/>
    <w:semiHidden/>
    <w:unhideWhenUsed/>
    <w:rPr>
      <w:color w:val="605E5C"/>
      <w:shd w:val="clear" w:color="auto" w:fill="E1DFDD"/>
    </w:rPr>
  </w:style>
  <w:style w:type="paragraph" w:customStyle="1" w:styleId="ScrollListBullet">
    <w:name w:val="Scroll List Bullet"/>
    <w:basedOn w:val="ad"/>
    <w:link w:val="ScrollListBullet0"/>
    <w:qFormat/>
    <w:pPr>
      <w:widowControl/>
      <w:ind w:left="1134" w:hanging="425"/>
    </w:pPr>
    <w:rPr>
      <w:sz w:val="28"/>
    </w:rPr>
  </w:style>
  <w:style w:type="character" w:customStyle="1" w:styleId="ScrollListBullet0">
    <w:name w:val="Scroll List Bullet Знак"/>
    <w:link w:val="ScrollListBullet"/>
    <w:rPr>
      <w:rFonts w:ascii="Times New Roman" w:hAnsi="Times New Roman" w:cs="Times New Roman"/>
      <w:sz w:val="28"/>
      <w:szCs w:val="24"/>
      <w:lang w:eastAsia="ru-RU"/>
    </w:rPr>
  </w:style>
  <w:style w:type="paragraph" w:customStyle="1" w:styleId="27">
    <w:name w:val="Маркированный2"/>
    <w:basedOn w:val="ad"/>
    <w:uiPriority w:val="99"/>
    <w:qFormat/>
    <w:pPr>
      <w:widowControl/>
      <w:numPr>
        <w:ilvl w:val="1"/>
        <w:numId w:val="25"/>
      </w:numPr>
      <w:spacing w:before="120" w:after="120"/>
    </w:pPr>
    <w:rPr>
      <w:rFonts w:eastAsia="Calibri"/>
    </w:rPr>
  </w:style>
  <w:style w:type="paragraph" w:customStyle="1" w:styleId="70">
    <w:name w:val="Стиль7"/>
    <w:basedOn w:val="afffffffd"/>
    <w:link w:val="74"/>
    <w:pPr>
      <w:numPr>
        <w:numId w:val="26"/>
      </w:numPr>
      <w:ind w:left="0" w:firstLine="709"/>
    </w:pPr>
    <w:rPr>
      <w:sz w:val="28"/>
      <w:szCs w:val="28"/>
    </w:rPr>
  </w:style>
  <w:style w:type="paragraph" w:customStyle="1" w:styleId="8">
    <w:name w:val="Стиль8"/>
    <w:link w:val="84"/>
    <w:qFormat/>
    <w:pPr>
      <w:numPr>
        <w:numId w:val="27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customStyle="1" w:styleId="74">
    <w:name w:val="Стиль7 Знак"/>
    <w:link w:val="70"/>
    <w:rPr>
      <w:rFonts w:ascii="Times New Roman" w:hAnsi="Times New Roman" w:cs="Times New Roman"/>
      <w:sz w:val="28"/>
      <w:szCs w:val="28"/>
    </w:rPr>
  </w:style>
  <w:style w:type="character" w:customStyle="1" w:styleId="84">
    <w:name w:val="Стиль8 Знак"/>
    <w:link w:val="8"/>
    <w:rPr>
      <w:rFonts w:ascii="Times New Roman" w:hAnsi="Times New Roman" w:cs="Times New Roman"/>
      <w:sz w:val="28"/>
    </w:rPr>
  </w:style>
  <w:style w:type="character" w:customStyle="1" w:styleId="affffffff7">
    <w:name w:val="Пункт Подразд.Прил. Знак"/>
    <w:basedOn w:val="af"/>
    <w:link w:val="a5"/>
    <w:rPr>
      <w:rFonts w:ascii="Times New Roman" w:hAnsi="Times New Roman" w:cs="Times New Roman"/>
      <w:sz w:val="28"/>
    </w:rPr>
  </w:style>
  <w:style w:type="paragraph" w:customStyle="1" w:styleId="Default">
    <w:name w:val="Default"/>
    <w:rPr>
      <w:rFonts w:ascii="Times New Roman" w:hAnsi="Times New Roman" w:cs="Times New Roman"/>
      <w:color w:val="000000"/>
      <w:sz w:val="24"/>
      <w:szCs w:val="24"/>
    </w:rPr>
  </w:style>
  <w:style w:type="paragraph" w:customStyle="1" w:styleId="1f4">
    <w:name w:val="заголовок 1"/>
    <w:basedOn w:val="ad"/>
    <w:next w:val="ad"/>
    <w:uiPriority w:val="99"/>
    <w:pPr>
      <w:keepNext/>
      <w:spacing w:line="264" w:lineRule="auto"/>
      <w:outlineLvl w:val="0"/>
    </w:pPr>
  </w:style>
  <w:style w:type="paragraph" w:customStyle="1" w:styleId="PictureInscription">
    <w:name w:val="PictureInscription"/>
    <w:next w:val="ad"/>
    <w:link w:val="PictureInscription0"/>
    <w:qFormat/>
    <w:pPr>
      <w:numPr>
        <w:ilvl w:val="7"/>
        <w:numId w:val="28"/>
      </w:numPr>
      <w:spacing w:before="120" w:after="24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Orderedlist1">
    <w:name w:val="Orderedlist1"/>
    <w:basedOn w:val="ad"/>
    <w:link w:val="Orderedlist10"/>
    <w:qFormat/>
    <w:pPr>
      <w:widowControl/>
      <w:numPr>
        <w:numId w:val="29"/>
      </w:numPr>
      <w:spacing w:before="120" w:after="120" w:line="240" w:lineRule="auto"/>
    </w:pPr>
  </w:style>
  <w:style w:type="paragraph" w:customStyle="1" w:styleId="Orderedlist2">
    <w:name w:val="Orderedlist2"/>
    <w:basedOn w:val="ad"/>
    <w:qFormat/>
    <w:pPr>
      <w:widowControl/>
      <w:numPr>
        <w:ilvl w:val="1"/>
        <w:numId w:val="29"/>
      </w:numPr>
      <w:spacing w:before="120" w:after="120" w:line="240" w:lineRule="auto"/>
    </w:pPr>
  </w:style>
  <w:style w:type="paragraph" w:customStyle="1" w:styleId="Picture">
    <w:name w:val="Picture"/>
    <w:next w:val="ad"/>
    <w:qFormat/>
    <w:pPr>
      <w:keepNext/>
      <w:spacing w:before="240" w:after="120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PictureInscription0">
    <w:name w:val="PictureInscription Знак"/>
    <w:link w:val="PictureInscription"/>
    <w:rPr>
      <w:rFonts w:ascii="Times New Roman" w:hAnsi="Times New Roman" w:cs="Times New Roman"/>
      <w:sz w:val="24"/>
      <w:szCs w:val="24"/>
    </w:rPr>
  </w:style>
  <w:style w:type="paragraph" w:customStyle="1" w:styleId="OrderedList3">
    <w:name w:val="OrderedList3"/>
    <w:basedOn w:val="ad"/>
    <w:pPr>
      <w:widowControl/>
      <w:numPr>
        <w:ilvl w:val="2"/>
        <w:numId w:val="29"/>
      </w:numPr>
      <w:spacing w:before="120" w:after="120" w:line="240" w:lineRule="auto"/>
    </w:pPr>
  </w:style>
  <w:style w:type="paragraph" w:customStyle="1" w:styleId="TableOderedList1">
    <w:name w:val="TableOderedList1"/>
    <w:pPr>
      <w:numPr>
        <w:numId w:val="30"/>
      </w:numPr>
    </w:pPr>
    <w:rPr>
      <w:rFonts w:ascii="Times New Roman" w:hAnsi="Times New Roman" w:cs="Times New Roman"/>
      <w:sz w:val="24"/>
      <w:szCs w:val="24"/>
    </w:rPr>
  </w:style>
  <w:style w:type="paragraph" w:customStyle="1" w:styleId="TableOderedList3">
    <w:name w:val="TableOderedList3"/>
    <w:basedOn w:val="ad"/>
    <w:pPr>
      <w:widowControl/>
      <w:numPr>
        <w:ilvl w:val="2"/>
        <w:numId w:val="30"/>
      </w:numPr>
      <w:spacing w:after="60" w:line="240" w:lineRule="auto"/>
    </w:pPr>
  </w:style>
  <w:style w:type="paragraph" w:customStyle="1" w:styleId="TableText">
    <w:name w:val="TableText"/>
    <w:link w:val="TableText0"/>
    <w:pPr>
      <w:widowControl w:val="0"/>
    </w:pPr>
    <w:rPr>
      <w:rFonts w:ascii="Times New Roman" w:hAnsi="Times New Roman" w:cs="Times New Roman"/>
      <w:sz w:val="24"/>
      <w:szCs w:val="24"/>
    </w:rPr>
  </w:style>
  <w:style w:type="character" w:customStyle="1" w:styleId="TableText0">
    <w:name w:val="TableText Знак"/>
    <w:link w:val="TableText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PrilHeader1">
    <w:name w:val="PrilHeader1"/>
    <w:basedOn w:val="ad"/>
    <w:pPr>
      <w:keepNext/>
      <w:widowControl/>
      <w:numPr>
        <w:numId w:val="31"/>
      </w:numPr>
      <w:spacing w:before="480" w:after="120" w:line="240" w:lineRule="auto"/>
      <w:outlineLvl w:val="1"/>
    </w:pPr>
    <w:rPr>
      <w:b/>
      <w:bCs/>
      <w:sz w:val="28"/>
      <w:szCs w:val="28"/>
    </w:rPr>
  </w:style>
  <w:style w:type="paragraph" w:customStyle="1" w:styleId="PrilHeader2">
    <w:name w:val="PrilHeader2"/>
    <w:basedOn w:val="ad"/>
    <w:pPr>
      <w:keepNext/>
      <w:keepLines/>
      <w:numPr>
        <w:ilvl w:val="1"/>
        <w:numId w:val="31"/>
      </w:numPr>
      <w:spacing w:before="120" w:after="120" w:line="240" w:lineRule="auto"/>
      <w:outlineLvl w:val="2"/>
    </w:pPr>
    <w:rPr>
      <w:b/>
      <w:bCs/>
      <w:iCs/>
      <w:sz w:val="28"/>
      <w:szCs w:val="20"/>
    </w:rPr>
  </w:style>
  <w:style w:type="paragraph" w:customStyle="1" w:styleId="PrilHeader3">
    <w:name w:val="PrilHeader3"/>
    <w:basedOn w:val="31"/>
    <w:pPr>
      <w:keepLines w:val="0"/>
      <w:numPr>
        <w:ilvl w:val="0"/>
        <w:numId w:val="0"/>
      </w:numPr>
      <w:spacing w:after="60" w:line="288" w:lineRule="auto"/>
      <w:ind w:firstLine="567"/>
      <w:outlineLvl w:val="3"/>
    </w:pPr>
    <w:rPr>
      <w:rFonts w:cs="Times New Roman"/>
      <w:b/>
      <w:color w:val="000000"/>
      <w:szCs w:val="24"/>
    </w:rPr>
  </w:style>
  <w:style w:type="character" w:customStyle="1" w:styleId="Orderedlist10">
    <w:name w:val="Orderedlist1 Знак"/>
    <w:link w:val="Orderedlist1"/>
    <w:rPr>
      <w:rFonts w:ascii="Times New Roman" w:hAnsi="Times New Roman" w:cs="Times New Roman"/>
      <w:sz w:val="24"/>
      <w:szCs w:val="24"/>
    </w:rPr>
  </w:style>
  <w:style w:type="paragraph" w:customStyle="1" w:styleId="PrilHeader4">
    <w:name w:val="PrilHeader4"/>
    <w:basedOn w:val="PrilHeader3"/>
    <w:qFormat/>
    <w:pPr>
      <w:numPr>
        <w:ilvl w:val="3"/>
      </w:numPr>
      <w:ind w:firstLine="567"/>
      <w:outlineLvl w:val="4"/>
    </w:pPr>
  </w:style>
  <w:style w:type="paragraph" w:customStyle="1" w:styleId="26">
    <w:name w:val="2_СписНр_ЗаголПодРазд"/>
    <w:qFormat/>
    <w:pPr>
      <w:keepLines/>
      <w:numPr>
        <w:ilvl w:val="1"/>
        <w:numId w:val="32"/>
      </w:numPr>
      <w:spacing w:before="360" w:after="120" w:line="300" w:lineRule="auto"/>
      <w:outlineLvl w:val="1"/>
    </w:pPr>
    <w:rPr>
      <w:rFonts w:ascii="Times New Roman" w:hAnsi="Times New Roman" w:cs="Arial"/>
      <w:b/>
      <w:bCs/>
      <w:iCs/>
      <w:color w:val="000000" w:themeColor="text1"/>
      <w:sz w:val="24"/>
      <w:szCs w:val="28"/>
      <w:lang w:eastAsia="en-US"/>
    </w:rPr>
  </w:style>
  <w:style w:type="paragraph" w:customStyle="1" w:styleId="15">
    <w:name w:val="1_СписНр_ЗаголРазд"/>
    <w:next w:val="26"/>
    <w:qFormat/>
    <w:pPr>
      <w:pageBreakBefore/>
      <w:numPr>
        <w:numId w:val="32"/>
      </w:numPr>
      <w:spacing w:after="240" w:line="300" w:lineRule="auto"/>
      <w:jc w:val="center"/>
      <w:outlineLvl w:val="0"/>
    </w:pPr>
    <w:rPr>
      <w:rFonts w:ascii="Times New Roman Полужирный" w:hAnsi="Times New Roman Полужирный" w:cs="Arial"/>
      <w:b/>
      <w:bCs/>
      <w:caps/>
      <w:color w:val="1F4E79" w:themeColor="accent5" w:themeShade="80"/>
      <w:sz w:val="24"/>
      <w:szCs w:val="32"/>
      <w:lang w:eastAsia="en-US"/>
    </w:rPr>
  </w:style>
  <w:style w:type="paragraph" w:customStyle="1" w:styleId="41">
    <w:name w:val="4_СписНр_Текст"/>
    <w:basedOn w:val="ad"/>
    <w:qFormat/>
    <w:pPr>
      <w:widowControl/>
      <w:numPr>
        <w:ilvl w:val="3"/>
        <w:numId w:val="32"/>
      </w:numPr>
      <w:spacing w:line="276" w:lineRule="auto"/>
    </w:pPr>
    <w:rPr>
      <w:color w:val="000000" w:themeColor="text1"/>
      <w:lang w:eastAsia="en-US"/>
    </w:rPr>
  </w:style>
  <w:style w:type="paragraph" w:customStyle="1" w:styleId="34">
    <w:name w:val="3_СписНр_Текст"/>
    <w:link w:val="3c"/>
    <w:qFormat/>
    <w:pPr>
      <w:numPr>
        <w:ilvl w:val="2"/>
        <w:numId w:val="32"/>
      </w:numPr>
      <w:spacing w:before="240" w:line="259" w:lineRule="auto"/>
      <w:jc w:val="both"/>
    </w:pPr>
    <w:rPr>
      <w:rFonts w:ascii="Times New Roman" w:eastAsiaTheme="minorHAnsi" w:hAnsi="Times New Roman" w:cs="Times New Roman"/>
      <w:color w:val="000000" w:themeColor="text1"/>
      <w:sz w:val="24"/>
    </w:rPr>
  </w:style>
  <w:style w:type="character" w:customStyle="1" w:styleId="3c">
    <w:name w:val="3_СписНр_Текст Знак"/>
    <w:basedOn w:val="af"/>
    <w:link w:val="34"/>
    <w:rPr>
      <w:rFonts w:ascii="Times New Roman" w:eastAsiaTheme="minorHAnsi" w:hAnsi="Times New Roman" w:cs="Times New Roman"/>
      <w:color w:val="000000" w:themeColor="text1"/>
      <w:sz w:val="24"/>
    </w:rPr>
  </w:style>
  <w:style w:type="paragraph" w:customStyle="1" w:styleId="2f9">
    <w:name w:val="2_Текст"/>
    <w:qFormat/>
    <w:pPr>
      <w:spacing w:line="259" w:lineRule="auto"/>
      <w:ind w:firstLine="567"/>
      <w:jc w:val="both"/>
    </w:pPr>
    <w:rPr>
      <w:rFonts w:ascii="Times New Roman" w:eastAsia="Arial" w:hAnsi="Times New Roman" w:cs="Times New Roman"/>
      <w:color w:val="000000" w:themeColor="text1"/>
      <w:sz w:val="24"/>
      <w:szCs w:val="24"/>
      <w:lang w:eastAsia="en-US"/>
    </w:rPr>
  </w:style>
  <w:style w:type="paragraph" w:customStyle="1" w:styleId="-1">
    <w:name w:val="- Список1"/>
    <w:basedOn w:val="ad"/>
    <w:link w:val="-10"/>
    <w:qFormat/>
    <w:pPr>
      <w:widowControl/>
      <w:numPr>
        <w:numId w:val="33"/>
      </w:numPr>
      <w:spacing w:line="336" w:lineRule="auto"/>
      <w:contextualSpacing/>
    </w:pPr>
    <w:rPr>
      <w:sz w:val="28"/>
      <w:szCs w:val="28"/>
    </w:rPr>
  </w:style>
  <w:style w:type="character" w:customStyle="1" w:styleId="-10">
    <w:name w:val="- Список1 Знак"/>
    <w:link w:val="-1"/>
    <w:rPr>
      <w:rFonts w:ascii="Times New Roman" w:hAnsi="Times New Roman" w:cs="Times New Roman"/>
      <w:sz w:val="28"/>
      <w:szCs w:val="28"/>
    </w:rPr>
  </w:style>
  <w:style w:type="character" w:customStyle="1" w:styleId="--14">
    <w:name w:val="-- Рисунок 14 середина"/>
    <w:rPr>
      <w:rFonts w:ascii="Times New Roman" w:hAnsi="Times New Roman"/>
      <w:sz w:val="28"/>
    </w:rPr>
  </w:style>
  <w:style w:type="paragraph" w:customStyle="1" w:styleId="affffffff8">
    <w:name w:val="А"/>
    <w:basedOn w:val="ad"/>
    <w:link w:val="affffffff9"/>
    <w:qFormat/>
    <w:pPr>
      <w:widowControl/>
      <w:spacing w:before="60" w:after="160"/>
      <w:ind w:firstLine="708"/>
    </w:pPr>
    <w:rPr>
      <w:rFonts w:eastAsia="Calibri"/>
      <w:bCs/>
      <w:sz w:val="25"/>
      <w:szCs w:val="25"/>
      <w:lang w:eastAsia="en-US"/>
    </w:rPr>
  </w:style>
  <w:style w:type="character" w:customStyle="1" w:styleId="affffffff9">
    <w:name w:val="А Знак"/>
    <w:basedOn w:val="af"/>
    <w:link w:val="affffffff8"/>
    <w:rPr>
      <w:rFonts w:ascii="Times New Roman" w:eastAsia="Calibri" w:hAnsi="Times New Roman" w:cs="Times New Roman"/>
      <w:bCs/>
      <w:sz w:val="25"/>
      <w:szCs w:val="25"/>
    </w:rPr>
  </w:style>
  <w:style w:type="paragraph" w:customStyle="1" w:styleId="phlistitemized1">
    <w:name w:val="ph_list_itemized_1"/>
    <w:basedOn w:val="phnormal"/>
    <w:link w:val="phlistitemized10"/>
    <w:pPr>
      <w:numPr>
        <w:numId w:val="34"/>
      </w:numPr>
      <w:ind w:right="0"/>
    </w:pPr>
    <w:rPr>
      <w:rFonts w:cs="Arial"/>
      <w:lang w:eastAsia="en-US"/>
    </w:rPr>
  </w:style>
  <w:style w:type="paragraph" w:customStyle="1" w:styleId="phnormal">
    <w:name w:val="ph_normal"/>
    <w:basedOn w:val="ad"/>
    <w:link w:val="phnormal0"/>
    <w:pPr>
      <w:widowControl/>
      <w:ind w:right="-1" w:firstLine="851"/>
    </w:pPr>
    <w:rPr>
      <w:sz w:val="28"/>
      <w:szCs w:val="20"/>
    </w:rPr>
  </w:style>
  <w:style w:type="character" w:customStyle="1" w:styleId="phnormal0">
    <w:name w:val="ph_normal Знак"/>
    <w:basedOn w:val="af"/>
    <w:link w:val="phnormal"/>
    <w:rPr>
      <w:rFonts w:ascii="Times New Roman" w:hAnsi="Times New Roman" w:cs="Times New Roman"/>
      <w:sz w:val="28"/>
      <w:szCs w:val="20"/>
      <w:lang w:eastAsia="ru-RU"/>
    </w:rPr>
  </w:style>
  <w:style w:type="character" w:customStyle="1" w:styleId="phlistitemized10">
    <w:name w:val="ph_list_itemized_1 Знак"/>
    <w:link w:val="phlistitemized1"/>
    <w:rPr>
      <w:rFonts w:ascii="Times New Roman" w:hAnsi="Times New Roman" w:cs="Arial"/>
      <w:sz w:val="28"/>
      <w:lang w:eastAsia="en-US"/>
    </w:rPr>
  </w:style>
  <w:style w:type="paragraph" w:customStyle="1" w:styleId="phfiguretitle">
    <w:name w:val="ph_figure_title"/>
    <w:basedOn w:val="ad"/>
    <w:next w:val="phnormal"/>
    <w:pPr>
      <w:keepLines/>
      <w:widowControl/>
      <w:spacing w:before="120" w:after="120"/>
      <w:jc w:val="center"/>
    </w:pPr>
    <w:rPr>
      <w:rFonts w:cs="Arial"/>
      <w:sz w:val="28"/>
      <w:szCs w:val="20"/>
    </w:rPr>
  </w:style>
  <w:style w:type="paragraph" w:customStyle="1" w:styleId="phtablecellleft">
    <w:name w:val="ph_table_cellleft"/>
    <w:basedOn w:val="ad"/>
    <w:pPr>
      <w:widowControl/>
      <w:spacing w:line="240" w:lineRule="auto"/>
    </w:pPr>
    <w:rPr>
      <w:rFonts w:cs="Arial"/>
      <w:bCs/>
      <w:szCs w:val="20"/>
    </w:rPr>
  </w:style>
  <w:style w:type="paragraph" w:customStyle="1" w:styleId="phtablecolcaption">
    <w:name w:val="ph_table_colcaption"/>
    <w:basedOn w:val="ad"/>
    <w:next w:val="ad"/>
    <w:pPr>
      <w:keepNext/>
      <w:keepLines/>
      <w:widowControl/>
      <w:spacing w:before="120" w:after="120" w:line="240" w:lineRule="auto"/>
      <w:jc w:val="center"/>
    </w:pPr>
    <w:rPr>
      <w:rFonts w:cs="Arial"/>
      <w:b/>
      <w:bCs/>
      <w:szCs w:val="20"/>
    </w:rPr>
  </w:style>
  <w:style w:type="paragraph" w:customStyle="1" w:styleId="phtabletitle">
    <w:name w:val="ph_table_title"/>
    <w:basedOn w:val="ad"/>
    <w:next w:val="phtablecolcaption"/>
    <w:link w:val="phtabletitle0"/>
    <w:pPr>
      <w:keepNext/>
      <w:widowControl/>
      <w:spacing w:before="20" w:after="120"/>
    </w:pPr>
    <w:rPr>
      <w:sz w:val="28"/>
    </w:rPr>
  </w:style>
  <w:style w:type="character" w:customStyle="1" w:styleId="phtabletitle0">
    <w:name w:val="ph_table_title Знак"/>
    <w:basedOn w:val="af"/>
    <w:link w:val="phtabletitle"/>
    <w:rPr>
      <w:rFonts w:ascii="Times New Roman" w:hAnsi="Times New Roman" w:cs="Times New Roman"/>
      <w:sz w:val="28"/>
      <w:szCs w:val="24"/>
      <w:lang w:eastAsia="ru-RU"/>
    </w:rPr>
  </w:style>
  <w:style w:type="paragraph" w:customStyle="1" w:styleId="159">
    <w:name w:val="Стиль По ширине Первая строка:  1.59 см"/>
    <w:basedOn w:val="ad"/>
    <w:link w:val="1590"/>
    <w:pPr>
      <w:widowControl/>
      <w:spacing w:after="120" w:line="240" w:lineRule="auto"/>
      <w:ind w:firstLine="425"/>
    </w:pPr>
    <w:rPr>
      <w:szCs w:val="20"/>
    </w:rPr>
  </w:style>
  <w:style w:type="character" w:customStyle="1" w:styleId="1590">
    <w:name w:val="Стиль По ширине Первая строка:  1.59 см Знак"/>
    <w:link w:val="159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FirstParagraph">
    <w:name w:val="First Paragraph"/>
    <w:basedOn w:val="affa"/>
    <w:next w:val="affa"/>
    <w:qFormat/>
    <w:pPr>
      <w:widowControl/>
      <w:spacing w:before="180" w:after="180" w:line="240" w:lineRule="auto"/>
      <w:jc w:val="left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docdata">
    <w:name w:val="docdata"/>
    <w:aliases w:val="docy,v5,1865,bqiaagaaeyqcaaagiaiaaaowbgaabb4gaaaaaaaaaaaaaaaaaaaaaaaaaaaaaaaaaaaaaaaaaaaaaaaaaaaaaaaaaaaaaaaaaaaaaaaaaaaaaaaaaaaaaaaaaaaaaaaaaaaaaaaaaaaaaaaaaaaaaaaaaaaaaaaaaaaaaaaaaaaaaaaaaaaaaaaaaaaaaaaaaaaaaaaaaaaaaaaaaaaaaaaaaaaaaaaaaaaaaaaa"/>
    <w:basedOn w:val="af"/>
    <w:rsid w:val="00DA050F"/>
  </w:style>
  <w:style w:type="character" w:customStyle="1" w:styleId="afff8">
    <w:name w:val="Без интервала Знак"/>
    <w:basedOn w:val="af"/>
    <w:link w:val="afff7"/>
    <w:uiPriority w:val="1"/>
    <w:qFormat/>
    <w:rsid w:val="00677AD4"/>
    <w:rPr>
      <w:sz w:val="22"/>
      <w:szCs w:val="22"/>
      <w:lang w:eastAsia="en-US"/>
    </w:rPr>
  </w:style>
  <w:style w:type="paragraph" w:customStyle="1" w:styleId="ds-markdown-paragraph">
    <w:name w:val="ds-markdown-paragraph"/>
    <w:basedOn w:val="ad"/>
    <w:rsid w:val="00BB487F"/>
    <w:pPr>
      <w:widowControl/>
      <w:spacing w:before="100" w:beforeAutospacing="1" w:after="100" w:afterAutospacing="1" w:line="240" w:lineRule="auto"/>
      <w:jc w:val="left"/>
    </w:pPr>
  </w:style>
  <w:style w:type="paragraph" w:styleId="affffffffa">
    <w:name w:val="Revision"/>
    <w:hidden/>
    <w:uiPriority w:val="99"/>
    <w:semiHidden/>
    <w:rsid w:val="00A23A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reestr.digital.gov.ru/" TargetMode="Externa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https://reestr.digital.gov.ru/" TargetMode="External"/><Relationship Id="rId17" Type="http://schemas.openxmlformats.org/officeDocument/2006/relationships/header" Target="header1.xm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yperlink" Target="https://nsud.gosuslugi.ru/pud/" TargetMode="External"/><Relationship Id="rId20" Type="http://schemas.openxmlformats.org/officeDocument/2006/relationships/package" Target="embeddings/_________Microsoft_Visio1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osstat.gov.ru/statistics/price" TargetMode="External"/><Relationship Id="rId23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help.vetrf.ru/wiki/&#1057;&#1087;&#1088;&#1072;&#1074;&#1086;&#1095;&#1085;&#1072;&#1103;_&#1089;&#1080;&#1089;&#1090;&#1077;&#1084;&#1072;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52C97-10E1-4EDA-BCCF-6D9554C52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4942</TotalTime>
  <Pages>65</Pages>
  <Words>16561</Words>
  <Characters>94399</Characters>
  <Application>Microsoft Office Word</Application>
  <DocSecurity>0</DocSecurity>
  <Lines>786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Волков Кирилл Михайлович</cp:lastModifiedBy>
  <cp:revision>4</cp:revision>
  <dcterms:created xsi:type="dcterms:W3CDTF">2026-04-10T11:29:00Z</dcterms:created>
  <dcterms:modified xsi:type="dcterms:W3CDTF">2026-09-29T11:17:00Z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6EE6F4A8B8094D7199298AD13AD892A1_13</vt:lpwstr>
  </property>
</Properties>
</file>